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47258" w14:textId="0F077ECE" w:rsidR="008258CD" w:rsidRPr="00AE2E02" w:rsidRDefault="00DB436A" w:rsidP="00353465">
      <w:pPr>
        <w:jc w:val="right"/>
        <w:rPr>
          <w:rFonts w:ascii="Arial" w:hAnsi="Arial" w:cs="Arial"/>
          <w:b/>
          <w:bCs/>
        </w:rPr>
      </w:pPr>
      <w:bookmarkStart w:id="0" w:name="PutDocumentNumberHere"/>
      <w:r w:rsidRPr="00AE2E02">
        <w:rPr>
          <w:rFonts w:ascii="Arial" w:hAnsi="Arial" w:cs="Arial"/>
          <w:b/>
          <w:bCs/>
        </w:rPr>
        <w:br/>
      </w:r>
      <w:r w:rsidR="00353465" w:rsidRPr="00AE2E02">
        <w:rPr>
          <w:rFonts w:ascii="Arial" w:hAnsi="Arial" w:cs="Arial"/>
          <w:b/>
          <w:bCs/>
        </w:rPr>
        <w:t xml:space="preserve">Proceedings of the </w:t>
      </w:r>
      <w:r w:rsidR="00DA5ED0" w:rsidRPr="00AE2E02">
        <w:rPr>
          <w:rFonts w:ascii="Arial" w:hAnsi="Arial" w:cs="Arial"/>
          <w:b/>
          <w:bCs/>
        </w:rPr>
        <w:t>C</w:t>
      </w:r>
      <w:r w:rsidR="00532BB5" w:rsidRPr="00AE2E02">
        <w:rPr>
          <w:rFonts w:ascii="Arial" w:hAnsi="Arial" w:cs="Arial"/>
          <w:b/>
          <w:bCs/>
        </w:rPr>
        <w:t>REATE Symposium</w:t>
      </w:r>
      <w:r w:rsidR="00353465" w:rsidRPr="00AE2E02">
        <w:rPr>
          <w:rFonts w:ascii="Arial" w:hAnsi="Arial" w:cs="Arial"/>
          <w:b/>
          <w:bCs/>
        </w:rPr>
        <w:t xml:space="preserve"> </w:t>
      </w:r>
    </w:p>
    <w:p w14:paraId="65262E7B" w14:textId="77777777" w:rsidR="00AE2E02" w:rsidRPr="00AE2E02" w:rsidRDefault="00AE2E02" w:rsidP="00353465">
      <w:pPr>
        <w:jc w:val="right"/>
        <w:rPr>
          <w:rFonts w:ascii="Arial" w:hAnsi="Arial" w:cs="Arial"/>
          <w:b/>
          <w:bCs/>
        </w:rPr>
      </w:pPr>
      <w:r w:rsidRPr="00AE2E02">
        <w:rPr>
          <w:rFonts w:ascii="Arial" w:hAnsi="Arial" w:cs="Arial"/>
          <w:b/>
          <w:bCs/>
          <w:i/>
          <w:iCs/>
          <w:color w:val="000000" w:themeColor="text1"/>
        </w:rPr>
        <w:t>Cultivating Resources for Employment with Assistive Technologies</w:t>
      </w:r>
      <w:r w:rsidRPr="00AE2E02">
        <w:rPr>
          <w:rFonts w:ascii="Arial" w:hAnsi="Arial" w:cs="Arial"/>
          <w:b/>
          <w:bCs/>
        </w:rPr>
        <w:t xml:space="preserve"> Symposium</w:t>
      </w:r>
    </w:p>
    <w:p w14:paraId="4E018825" w14:textId="3AE339BE" w:rsidR="00353465" w:rsidRPr="00353465" w:rsidRDefault="00532BB5" w:rsidP="00353465">
      <w:pPr>
        <w:jc w:val="right"/>
        <w:rPr>
          <w:rFonts w:ascii="Arial" w:hAnsi="Arial" w:cs="Arial"/>
          <w:b/>
          <w:bCs/>
        </w:rPr>
      </w:pPr>
      <w:r>
        <w:rPr>
          <w:rFonts w:ascii="Arial" w:hAnsi="Arial" w:cs="Arial"/>
          <w:b/>
          <w:bCs/>
        </w:rPr>
        <w:t>CREATE2025</w:t>
      </w:r>
    </w:p>
    <w:p w14:paraId="2E8AA169" w14:textId="2AAE0535" w:rsidR="008B61D2" w:rsidRPr="006B0412" w:rsidRDefault="006C4424" w:rsidP="006B0412">
      <w:pPr>
        <w:jc w:val="right"/>
        <w:rPr>
          <w:rFonts w:ascii="Arial" w:hAnsi="Arial" w:cs="Arial"/>
          <w:b/>
          <w:bCs/>
        </w:rPr>
        <w:sectPr w:rsidR="008B61D2" w:rsidRPr="006B0412">
          <w:footerReference w:type="default" r:id="rId11"/>
          <w:type w:val="continuous"/>
          <w:pgSz w:w="12240" w:h="15840"/>
          <w:pgMar w:top="720" w:right="720" w:bottom="1440" w:left="720" w:header="720" w:footer="720" w:gutter="0"/>
          <w:cols w:space="720"/>
        </w:sectPr>
      </w:pPr>
      <w:r>
        <w:rPr>
          <w:rFonts w:ascii="Arial" w:hAnsi="Arial" w:cs="Arial"/>
          <w:b/>
          <w:bCs/>
        </w:rPr>
        <w:t xml:space="preserve">April </w:t>
      </w:r>
      <w:r w:rsidR="003B068D">
        <w:rPr>
          <w:rFonts w:ascii="Arial" w:hAnsi="Arial" w:cs="Arial"/>
          <w:b/>
          <w:bCs/>
        </w:rPr>
        <w:t>9th</w:t>
      </w:r>
      <w:r w:rsidR="00353465" w:rsidRPr="00353465">
        <w:rPr>
          <w:rFonts w:ascii="Arial" w:hAnsi="Arial" w:cs="Arial"/>
          <w:b/>
          <w:bCs/>
        </w:rPr>
        <w:t>, 20</w:t>
      </w:r>
      <w:r w:rsidR="00FA5ED9">
        <w:rPr>
          <w:rFonts w:ascii="Arial" w:hAnsi="Arial" w:cs="Arial"/>
          <w:b/>
          <w:bCs/>
        </w:rPr>
        <w:t>25</w:t>
      </w:r>
      <w:r w:rsidR="00353465" w:rsidRPr="00353465">
        <w:rPr>
          <w:rFonts w:ascii="Arial" w:hAnsi="Arial" w:cs="Arial"/>
          <w:b/>
          <w:bCs/>
        </w:rPr>
        <w:t xml:space="preserve">, </w:t>
      </w:r>
      <w:bookmarkEnd w:id="0"/>
      <w:r w:rsidR="00533CF3" w:rsidRPr="00533CF3">
        <w:rPr>
          <w:rFonts w:ascii="Arial" w:hAnsi="Arial" w:cs="Arial"/>
          <w:b/>
          <w:bCs/>
        </w:rPr>
        <w:t>Albany, NY</w:t>
      </w:r>
      <w:r w:rsidR="00533CF3">
        <w:rPr>
          <w:rFonts w:ascii="Arial" w:hAnsi="Arial" w:cs="Arial"/>
          <w:b/>
          <w:bCs/>
        </w:rPr>
        <w:t>, USA</w:t>
      </w:r>
    </w:p>
    <w:p w14:paraId="175F0979" w14:textId="1F3809CE" w:rsidR="00FB6E1D" w:rsidRPr="00FB6E1D" w:rsidRDefault="000C530B" w:rsidP="00FB6E1D">
      <w:pPr>
        <w:pStyle w:val="Title"/>
        <w:rPr>
          <w:sz w:val="20"/>
        </w:rPr>
      </w:pPr>
      <w:r>
        <w:rPr>
          <w:sz w:val="22"/>
          <w:szCs w:val="22"/>
        </w:rPr>
        <w:t>create: Garden Shears</w:t>
      </w:r>
      <w:r w:rsidR="00FB6E1D">
        <w:rPr>
          <w:sz w:val="22"/>
          <w:szCs w:val="22"/>
        </w:rPr>
        <w:br/>
      </w:r>
      <w:r w:rsidR="00FB6E1D">
        <w:rPr>
          <w:sz w:val="22"/>
          <w:szCs w:val="22"/>
        </w:rPr>
        <w:br/>
      </w:r>
    </w:p>
    <w:p w14:paraId="553224E7" w14:textId="7FBE9160" w:rsidR="000C530B" w:rsidRPr="000C530B" w:rsidRDefault="000C530B" w:rsidP="000C530B">
      <w:pPr>
        <w:suppressAutoHyphens w:val="0"/>
        <w:overflowPunct/>
        <w:jc w:val="center"/>
        <w:textAlignment w:val="auto"/>
        <w:rPr>
          <w:rFonts w:ascii="Arial" w:hAnsi="Arial" w:cs="Arial"/>
          <w:b/>
          <w:bCs/>
          <w:color w:val="000000"/>
          <w:kern w:val="0"/>
        </w:rPr>
      </w:pPr>
      <w:r>
        <w:rPr>
          <w:rFonts w:ascii="Arial" w:hAnsi="Arial" w:cs="Arial"/>
          <w:b/>
          <w:bCs/>
          <w:color w:val="000000"/>
          <w:kern w:val="0"/>
        </w:rPr>
        <w:t>Saira Billah, Taaseen Jahan, Jade Lombardo, Sonam Okuda</w:t>
      </w:r>
    </w:p>
    <w:p w14:paraId="434D34C5" w14:textId="1B3E78F3" w:rsidR="00FB6E1D" w:rsidRDefault="000C530B" w:rsidP="00FB6E1D">
      <w:pPr>
        <w:suppressAutoHyphens w:val="0"/>
        <w:overflowPunct/>
        <w:jc w:val="center"/>
        <w:textAlignment w:val="auto"/>
        <w:rPr>
          <w:rFonts w:ascii="Arial" w:hAnsi="Arial" w:cs="Arial"/>
          <w:color w:val="000000"/>
          <w:kern w:val="0"/>
        </w:rPr>
      </w:pPr>
      <w:r>
        <w:rPr>
          <w:rFonts w:ascii="Arial" w:hAnsi="Arial" w:cs="Arial"/>
          <w:color w:val="000000"/>
          <w:kern w:val="0"/>
        </w:rPr>
        <w:t>The Cooper Union, NYC</w:t>
      </w:r>
    </w:p>
    <w:p w14:paraId="2DFD8812" w14:textId="6253E141" w:rsidR="000C530B" w:rsidRDefault="000C530B" w:rsidP="00FB6E1D">
      <w:pPr>
        <w:suppressAutoHyphens w:val="0"/>
        <w:overflowPunct/>
        <w:jc w:val="center"/>
        <w:textAlignment w:val="auto"/>
        <w:rPr>
          <w:rFonts w:ascii="Arial" w:hAnsi="Arial" w:cs="Arial"/>
          <w:color w:val="000000"/>
          <w:kern w:val="0"/>
        </w:rPr>
      </w:pPr>
      <w:r>
        <w:rPr>
          <w:rFonts w:ascii="Arial" w:hAnsi="Arial" w:cs="Arial"/>
          <w:color w:val="000000"/>
          <w:kern w:val="0"/>
        </w:rPr>
        <w:t>ME393 Senior Capstone Project</w:t>
      </w:r>
    </w:p>
    <w:p w14:paraId="4DC9AB66" w14:textId="311FF9BE" w:rsidR="000C530B" w:rsidRPr="00FB6E1D" w:rsidRDefault="000C530B" w:rsidP="00FB6E1D">
      <w:pPr>
        <w:suppressAutoHyphens w:val="0"/>
        <w:overflowPunct/>
        <w:jc w:val="center"/>
        <w:textAlignment w:val="auto"/>
        <w:rPr>
          <w:rFonts w:ascii="Arial" w:hAnsi="Arial" w:cs="Arial"/>
          <w:color w:val="000000"/>
          <w:kern w:val="0"/>
        </w:rPr>
      </w:pPr>
      <w:r>
        <w:rPr>
          <w:rFonts w:ascii="Arial" w:hAnsi="Arial" w:cs="Arial"/>
          <w:color w:val="000000"/>
          <w:kern w:val="0"/>
        </w:rPr>
        <w:t>Spring 2025</w:t>
      </w:r>
    </w:p>
    <w:p w14:paraId="719DA252" w14:textId="77777777" w:rsidR="008B61D2" w:rsidRDefault="008B61D2"/>
    <w:p w14:paraId="476916A7" w14:textId="77777777" w:rsidR="00FB6E1D" w:rsidRDefault="00FB6E1D">
      <w:pPr>
        <w:sectPr w:rsidR="00FB6E1D" w:rsidSect="00A5037A">
          <w:type w:val="continuous"/>
          <w:pgSz w:w="12240" w:h="15840"/>
          <w:pgMar w:top="720" w:right="1440" w:bottom="720" w:left="1440" w:header="720" w:footer="720" w:gutter="0"/>
          <w:cols w:space="720"/>
        </w:sectPr>
      </w:pPr>
    </w:p>
    <w:p w14:paraId="2E9FDB47" w14:textId="76C9023B" w:rsidR="000C530B" w:rsidRPr="000C530B" w:rsidRDefault="008B61D2" w:rsidP="000C530B">
      <w:pPr>
        <w:pStyle w:val="AbstractClauseTitle"/>
      </w:pPr>
      <w:r w:rsidRPr="0012344E">
        <w:t>Abstract</w:t>
      </w:r>
    </w:p>
    <w:p w14:paraId="6F2788C8" w14:textId="1A39B4F9" w:rsidR="000C530B" w:rsidRPr="00617403" w:rsidRDefault="000C530B" w:rsidP="00173552">
      <w:pPr>
        <w:rPr>
          <w:i/>
        </w:rPr>
      </w:pPr>
      <w:r w:rsidRPr="00617403">
        <w:rPr>
          <w:i/>
        </w:rPr>
        <w:t>This project focuses on the redesign of common garden shears to improve comfort and reduce fatigue for users</w:t>
      </w:r>
      <w:r w:rsidR="001D20F2" w:rsidRPr="00617403">
        <w:rPr>
          <w:i/>
        </w:rPr>
        <w:t xml:space="preserve"> with disabilities</w:t>
      </w:r>
      <w:r w:rsidRPr="00617403">
        <w:rPr>
          <w:i/>
        </w:rPr>
        <w:t xml:space="preserve">. The team participated in the Cultivating Resources for Employment with Assistive Technologies (CREATE) Competition that is hosted by the New York State Industries for the Disabled (NYSID). </w:t>
      </w:r>
      <w:r w:rsidR="00BF662E">
        <w:rPr>
          <w:i/>
        </w:rPr>
        <w:t>For</w:t>
      </w:r>
      <w:r w:rsidRPr="00617403">
        <w:rPr>
          <w:i/>
        </w:rPr>
        <w:t xml:space="preserve"> the CREATE competition</w:t>
      </w:r>
      <w:r w:rsidR="00BF662E">
        <w:rPr>
          <w:i/>
        </w:rPr>
        <w:t xml:space="preserve">, the partner organization was </w:t>
      </w:r>
      <w:r w:rsidR="00A90B2E">
        <w:rPr>
          <w:i/>
        </w:rPr>
        <w:t xml:space="preserve">the </w:t>
      </w:r>
      <w:r w:rsidRPr="00617403">
        <w:rPr>
          <w:i/>
        </w:rPr>
        <w:t>CP Unlimited collaborat</w:t>
      </w:r>
      <w:r w:rsidR="00A90B2E">
        <w:rPr>
          <w:i/>
        </w:rPr>
        <w:t>ion</w:t>
      </w:r>
      <w:r w:rsidRPr="00617403">
        <w:rPr>
          <w:i/>
        </w:rPr>
        <w:t xml:space="preserve"> with Smile Farms, a non-profit greenhouse that provides produce to local restaurants. At Smile Farms, volunteers </w:t>
      </w:r>
      <w:r w:rsidR="00396CD5" w:rsidRPr="00617403">
        <w:rPr>
          <w:i/>
        </w:rPr>
        <w:t>with disabilities</w:t>
      </w:r>
      <w:r w:rsidRPr="00617403">
        <w:rPr>
          <w:i/>
        </w:rPr>
        <w:t xml:space="preserve"> maintain and harvest vegetables from the garden for the </w:t>
      </w:r>
      <w:r w:rsidR="007800A5" w:rsidRPr="00617403">
        <w:rPr>
          <w:i/>
        </w:rPr>
        <w:t>sale</w:t>
      </w:r>
      <w:r w:rsidRPr="00617403">
        <w:rPr>
          <w:i/>
        </w:rPr>
        <w:t xml:space="preserve"> of </w:t>
      </w:r>
      <w:r w:rsidR="007800A5" w:rsidRPr="00617403">
        <w:rPr>
          <w:i/>
        </w:rPr>
        <w:t>produce and ingredients</w:t>
      </w:r>
      <w:r w:rsidRPr="00617403">
        <w:rPr>
          <w:i/>
        </w:rPr>
        <w:t xml:space="preserve">. The primary issues highlighted by the participants in the Smile Farms project include fatigue from repeated clenching of the garden shears, pain and discomfort from needing to rotate their wrist to harvest, and a safety mechanism that is difficult to operate unless the pair of shears are </w:t>
      </w:r>
      <w:r w:rsidR="002064AC" w:rsidRPr="00617403">
        <w:rPr>
          <w:i/>
        </w:rPr>
        <w:t>consistently</w:t>
      </w:r>
      <w:r w:rsidRPr="00617403">
        <w:rPr>
          <w:i/>
        </w:rPr>
        <w:t xml:space="preserve"> maintained. The newly designed shears improve ergonomics by altering the cutting motion to shift the load away from sensitive hand muscles</w:t>
      </w:r>
      <w:r w:rsidR="00E570EB" w:rsidRPr="00617403">
        <w:rPr>
          <w:i/>
        </w:rPr>
        <w:t xml:space="preserve">, resulting in a 19% </w:t>
      </w:r>
      <w:r w:rsidR="0002079B" w:rsidRPr="00617403">
        <w:rPr>
          <w:i/>
        </w:rPr>
        <w:t xml:space="preserve">increase in maximum </w:t>
      </w:r>
      <w:r w:rsidR="001C7C0B" w:rsidRPr="00617403">
        <w:rPr>
          <w:i/>
        </w:rPr>
        <w:t>actuation</w:t>
      </w:r>
      <w:r w:rsidRPr="00617403">
        <w:rPr>
          <w:i/>
        </w:rPr>
        <w:t>. A novel linkage system increases mechanical advantage to improve the comfort of harvesting vegetables.</w:t>
      </w:r>
    </w:p>
    <w:p w14:paraId="66280DAF" w14:textId="77777777" w:rsidR="00252840" w:rsidRPr="000C530B" w:rsidRDefault="00252840" w:rsidP="000C530B">
      <w:pPr>
        <w:ind w:firstLine="360"/>
        <w:rPr>
          <w:i/>
          <w:iCs/>
          <w:color w:val="000000" w:themeColor="text1"/>
        </w:rPr>
      </w:pPr>
    </w:p>
    <w:p w14:paraId="7353C132" w14:textId="0F17DA21" w:rsidR="000C530B" w:rsidRPr="006849C6" w:rsidRDefault="006849C6" w:rsidP="005E134D">
      <w:pPr>
        <w:pStyle w:val="BodyTextIndent"/>
        <w:rPr>
          <w:kern w:val="0"/>
        </w:rPr>
      </w:pPr>
      <w:r>
        <w:rPr>
          <w:kern w:val="0"/>
        </w:rPr>
        <w:t xml:space="preserve">Keywords: </w:t>
      </w:r>
      <w:r w:rsidR="00A15CF1">
        <w:rPr>
          <w:kern w:val="0"/>
        </w:rPr>
        <w:t xml:space="preserve">Assistive Technology, </w:t>
      </w:r>
      <w:r w:rsidR="007C5ADD">
        <w:rPr>
          <w:kern w:val="0"/>
        </w:rPr>
        <w:t>Garden Shear</w:t>
      </w:r>
      <w:r w:rsidR="00712880">
        <w:rPr>
          <w:kern w:val="0"/>
        </w:rPr>
        <w:t>s</w:t>
      </w:r>
      <w:r w:rsidR="007C5ADD">
        <w:rPr>
          <w:kern w:val="0"/>
        </w:rPr>
        <w:t xml:space="preserve">, </w:t>
      </w:r>
      <w:r w:rsidR="00B365C6">
        <w:rPr>
          <w:kern w:val="0"/>
        </w:rPr>
        <w:t xml:space="preserve">Hand </w:t>
      </w:r>
      <w:r w:rsidR="007C5ADD">
        <w:rPr>
          <w:kern w:val="0"/>
        </w:rPr>
        <w:t>Fatigue</w:t>
      </w:r>
      <w:r w:rsidR="00DE38DA">
        <w:rPr>
          <w:kern w:val="0"/>
        </w:rPr>
        <w:t xml:space="preserve"> Test, Ergonomic Shear</w:t>
      </w:r>
      <w:r w:rsidR="00712880">
        <w:rPr>
          <w:kern w:val="0"/>
        </w:rPr>
        <w:t>s</w:t>
      </w:r>
      <w:r w:rsidR="007C5ADD">
        <w:rPr>
          <w:kern w:val="0"/>
        </w:rPr>
        <w:t xml:space="preserve"> </w:t>
      </w:r>
    </w:p>
    <w:p w14:paraId="1B9505F8" w14:textId="77777777" w:rsidR="00D02522" w:rsidRPr="00D02522" w:rsidRDefault="00D02522" w:rsidP="004C64C5">
      <w:pPr>
        <w:pStyle w:val="BodyTextIndent"/>
        <w:ind w:firstLine="0"/>
      </w:pPr>
    </w:p>
    <w:p w14:paraId="3036EC86" w14:textId="5CB626F8" w:rsidR="000C530B" w:rsidRDefault="008B61D2" w:rsidP="002370EE">
      <w:pPr>
        <w:pStyle w:val="NomenclatureClauseTitle"/>
        <w:numPr>
          <w:ilvl w:val="0"/>
          <w:numId w:val="3"/>
        </w:numPr>
        <w:spacing w:before="0"/>
        <w:ind w:left="360"/>
        <w:jc w:val="left"/>
      </w:pPr>
      <w:r w:rsidRPr="0012344E">
        <w:t>INTRODUCTION</w:t>
      </w:r>
    </w:p>
    <w:p w14:paraId="6CFAB889" w14:textId="77777777" w:rsidR="002370EE" w:rsidRPr="002370EE" w:rsidRDefault="002370EE" w:rsidP="002370EE">
      <w:pPr>
        <w:pStyle w:val="BodyTextIndent"/>
      </w:pPr>
    </w:p>
    <w:p w14:paraId="1D412962" w14:textId="720A4338" w:rsidR="000C530B" w:rsidRDefault="000C530B" w:rsidP="000C530B">
      <w:pPr>
        <w:pStyle w:val="BodyTextIndent"/>
        <w:numPr>
          <w:ilvl w:val="1"/>
          <w:numId w:val="3"/>
        </w:numPr>
        <w:rPr>
          <w:rFonts w:ascii="Arial" w:hAnsi="Arial" w:cs="Arial"/>
          <w:b/>
          <w:kern w:val="0"/>
        </w:rPr>
      </w:pPr>
      <w:r>
        <w:rPr>
          <w:rFonts w:ascii="Arial" w:hAnsi="Arial" w:cs="Arial"/>
          <w:b/>
          <w:kern w:val="0"/>
        </w:rPr>
        <w:t>CREATE Competition</w:t>
      </w:r>
    </w:p>
    <w:p w14:paraId="0CE88FE5" w14:textId="3A0BDC99" w:rsidR="000C530B" w:rsidRPr="000C530B" w:rsidRDefault="000C530B" w:rsidP="00652486">
      <w:pPr>
        <w:ind w:firstLine="360"/>
        <w:rPr>
          <w:color w:val="000000" w:themeColor="text1"/>
          <w:sz w:val="24"/>
          <w:szCs w:val="24"/>
        </w:rPr>
      </w:pPr>
      <w:r w:rsidRPr="000C530B">
        <w:rPr>
          <w:color w:val="000000" w:themeColor="text1"/>
        </w:rPr>
        <w:t xml:space="preserve">The CREATE Competition is hosted by NYSID and gives engineering students an opportunity to work on a product to help people </w:t>
      </w:r>
      <w:r w:rsidR="00FA62F7">
        <w:rPr>
          <w:color w:val="000000" w:themeColor="text1"/>
        </w:rPr>
        <w:t xml:space="preserve">with disabilities </w:t>
      </w:r>
      <w:r w:rsidRPr="000C530B">
        <w:rPr>
          <w:color w:val="000000" w:themeColor="text1"/>
        </w:rPr>
        <w:t xml:space="preserve">in the workforce. Students work on establishing a problem and designing in the first semester, while the second semester </w:t>
      </w:r>
      <w:r w:rsidR="001E283D" w:rsidRPr="000C530B">
        <w:rPr>
          <w:color w:val="000000" w:themeColor="text1"/>
        </w:rPr>
        <w:t>focuses</w:t>
      </w:r>
      <w:r w:rsidRPr="000C530B">
        <w:rPr>
          <w:color w:val="000000" w:themeColor="text1"/>
        </w:rPr>
        <w:t xml:space="preserve"> on prototyping and manufacturing. The product is then presented during the CREATE </w:t>
      </w:r>
      <w:r w:rsidR="00791769">
        <w:rPr>
          <w:color w:val="000000" w:themeColor="text1"/>
        </w:rPr>
        <w:t>Symposium</w:t>
      </w:r>
      <w:r w:rsidRPr="000C530B">
        <w:rPr>
          <w:color w:val="000000" w:themeColor="text1"/>
        </w:rPr>
        <w:t xml:space="preserve">, where they are scored and ranked. </w:t>
      </w:r>
      <w:r w:rsidR="00791769">
        <w:rPr>
          <w:color w:val="000000" w:themeColor="text1"/>
        </w:rPr>
        <w:t xml:space="preserve">The </w:t>
      </w:r>
      <w:r w:rsidRPr="000C530B">
        <w:rPr>
          <w:color w:val="000000" w:themeColor="text1"/>
        </w:rPr>
        <w:t>Cooper Union has chosen to partner with CP Unlimited, a program that employs people with cerebral palsy and similar disabilities.</w:t>
      </w:r>
    </w:p>
    <w:p w14:paraId="54388397" w14:textId="77777777" w:rsidR="009E68DC" w:rsidRDefault="009E68DC" w:rsidP="00B344D0">
      <w:pPr>
        <w:pStyle w:val="BodyTextIndent"/>
        <w:ind w:firstLine="0"/>
        <w:rPr>
          <w:rFonts w:ascii="Arial" w:hAnsi="Arial" w:cs="Arial"/>
          <w:b/>
          <w:kern w:val="0"/>
        </w:rPr>
      </w:pPr>
    </w:p>
    <w:p w14:paraId="4973943A" w14:textId="02B65B7F" w:rsidR="000C530B" w:rsidRDefault="000C530B" w:rsidP="00B344D0">
      <w:pPr>
        <w:pStyle w:val="BodyTextIndent"/>
        <w:numPr>
          <w:ilvl w:val="1"/>
          <w:numId w:val="3"/>
        </w:numPr>
        <w:rPr>
          <w:rFonts w:ascii="Arial" w:hAnsi="Arial" w:cs="Arial"/>
          <w:b/>
          <w:kern w:val="0"/>
        </w:rPr>
      </w:pPr>
      <w:r>
        <w:rPr>
          <w:rFonts w:ascii="Arial" w:hAnsi="Arial" w:cs="Arial"/>
          <w:b/>
          <w:kern w:val="0"/>
        </w:rPr>
        <w:t>User and Client</w:t>
      </w:r>
    </w:p>
    <w:p w14:paraId="5634FE1C" w14:textId="2B1D548D" w:rsidR="000C530B" w:rsidRDefault="000C530B" w:rsidP="00652486">
      <w:pPr>
        <w:spacing w:after="160"/>
        <w:ind w:firstLine="360"/>
        <w:textAlignment w:val="auto"/>
        <w:rPr>
          <w:color w:val="000000" w:themeColor="text1"/>
        </w:rPr>
      </w:pPr>
      <w:r w:rsidRPr="000C530B">
        <w:rPr>
          <w:color w:val="000000" w:themeColor="text1"/>
        </w:rPr>
        <w:t xml:space="preserve">Smile Farms is a local nonprofit that employs people with disabilities in agriculture. Through CP Unlimited, an organization that connects </w:t>
      </w:r>
      <w:r w:rsidR="00AE2648">
        <w:rPr>
          <w:color w:val="000000" w:themeColor="text1"/>
        </w:rPr>
        <w:t>people with disabilities</w:t>
      </w:r>
      <w:r w:rsidRPr="000C530B">
        <w:rPr>
          <w:color w:val="000000" w:themeColor="text1"/>
        </w:rPr>
        <w:t xml:space="preserve"> to jobs across New York, employees maintain greenhouses and harvest serrano peppers, tomatoes and other vegetables. These volunteers have limited hand mobility and are the primary users of our redesigned garden shears. During a team visit to Smile Farms, volunteers expressed that they experienced fatigue when clipping vegetables over time. They also mentioned discomfort in clipping vegetables in hard-to-reach places. </w:t>
      </w:r>
    </w:p>
    <w:p w14:paraId="0827C46C" w14:textId="6DDB4538" w:rsidR="000C530B" w:rsidRPr="000C530B" w:rsidRDefault="000C530B" w:rsidP="001A105C">
      <w:pPr>
        <w:spacing w:after="160"/>
        <w:ind w:firstLine="360"/>
        <w:textAlignment w:val="auto"/>
        <w:rPr>
          <w:color w:val="000000" w:themeColor="text1"/>
        </w:rPr>
      </w:pPr>
      <w:r w:rsidRPr="000C530B">
        <w:rPr>
          <w:color w:val="000000" w:themeColor="text1"/>
        </w:rPr>
        <w:t xml:space="preserve">The team found the safety lock mechanism difficult to open and close, even for people with full hand dexterity. This can </w:t>
      </w:r>
      <w:r w:rsidR="007146EB">
        <w:rPr>
          <w:color w:val="000000" w:themeColor="text1"/>
        </w:rPr>
        <w:t xml:space="preserve">be </w:t>
      </w:r>
      <w:r w:rsidRPr="000C530B">
        <w:rPr>
          <w:color w:val="000000" w:themeColor="text1"/>
        </w:rPr>
        <w:t>largely attributed to the rust and accumulation of dirt on the shears. A worker at Smile Farms also pointed out that on top of fatigue from clenching his fist to operate the shears, rotating his wrist to angle himself to snip vegetables was difficult. His range of motion was limited, and extending beyond it caused pain.</w:t>
      </w:r>
      <w:r w:rsidRPr="5A2C3929">
        <w:rPr>
          <w:color w:val="000000" w:themeColor="text1"/>
        </w:rPr>
        <w:t> To</w:t>
      </w:r>
      <w:r w:rsidRPr="000C530B">
        <w:rPr>
          <w:color w:val="000000" w:themeColor="text1"/>
        </w:rPr>
        <w:t xml:space="preserve"> </w:t>
      </w:r>
      <w:r w:rsidR="00084502">
        <w:rPr>
          <w:color w:val="000000" w:themeColor="text1"/>
        </w:rPr>
        <w:t xml:space="preserve">improve the </w:t>
      </w:r>
      <w:r w:rsidR="00ED60F1">
        <w:rPr>
          <w:color w:val="000000" w:themeColor="text1"/>
        </w:rPr>
        <w:t>working environment</w:t>
      </w:r>
      <w:r w:rsidRPr="000C530B">
        <w:rPr>
          <w:color w:val="000000" w:themeColor="text1"/>
        </w:rPr>
        <w:t xml:space="preserve"> </w:t>
      </w:r>
      <w:r w:rsidR="0010025C">
        <w:rPr>
          <w:color w:val="000000" w:themeColor="text1"/>
        </w:rPr>
        <w:t>for</w:t>
      </w:r>
      <w:r w:rsidRPr="000C530B">
        <w:rPr>
          <w:color w:val="000000" w:themeColor="text1"/>
        </w:rPr>
        <w:t xml:space="preserve"> the employees, Smile Farms is interested in implementing </w:t>
      </w:r>
      <w:r w:rsidRPr="5A2C3929">
        <w:rPr>
          <w:color w:val="000000" w:themeColor="text1"/>
        </w:rPr>
        <w:t>a</w:t>
      </w:r>
      <w:r w:rsidR="5251227A" w:rsidRPr="5A2C3929">
        <w:rPr>
          <w:color w:val="000000" w:themeColor="text1"/>
        </w:rPr>
        <w:t>n ergonomic</w:t>
      </w:r>
      <w:r w:rsidRPr="000C530B">
        <w:rPr>
          <w:color w:val="000000" w:themeColor="text1"/>
        </w:rPr>
        <w:t xml:space="preserve"> solution that reduces </w:t>
      </w:r>
      <w:r w:rsidR="7865962F" w:rsidRPr="5A2C3929">
        <w:rPr>
          <w:color w:val="000000" w:themeColor="text1"/>
        </w:rPr>
        <w:t>the fatigue</w:t>
      </w:r>
      <w:r w:rsidRPr="000C530B">
        <w:rPr>
          <w:color w:val="000000" w:themeColor="text1"/>
        </w:rPr>
        <w:t xml:space="preserve"> of the </w:t>
      </w:r>
      <w:r w:rsidR="7865962F" w:rsidRPr="5A2C3929">
        <w:rPr>
          <w:color w:val="000000" w:themeColor="text1"/>
        </w:rPr>
        <w:t>user</w:t>
      </w:r>
      <w:r w:rsidR="23EF78BD" w:rsidRPr="5A2C3929">
        <w:rPr>
          <w:color w:val="000000" w:themeColor="text1"/>
        </w:rPr>
        <w:t xml:space="preserve"> and enables them to work for longer with less discomfort.</w:t>
      </w:r>
    </w:p>
    <w:p w14:paraId="6C358216" w14:textId="77777777" w:rsidR="000C530B" w:rsidRDefault="000C530B" w:rsidP="00B344D0">
      <w:pPr>
        <w:pStyle w:val="BodyTextIndent"/>
        <w:ind w:firstLine="0"/>
        <w:rPr>
          <w:rFonts w:ascii="Arial" w:hAnsi="Arial" w:cs="Arial"/>
          <w:b/>
          <w:kern w:val="0"/>
        </w:rPr>
      </w:pPr>
    </w:p>
    <w:p w14:paraId="540E8C18" w14:textId="70BB8428" w:rsidR="000C530B" w:rsidRDefault="000C530B" w:rsidP="00B344D0">
      <w:pPr>
        <w:pStyle w:val="BodyTextIndent"/>
        <w:numPr>
          <w:ilvl w:val="1"/>
          <w:numId w:val="3"/>
        </w:numPr>
        <w:rPr>
          <w:rFonts w:ascii="Arial" w:hAnsi="Arial" w:cs="Arial"/>
          <w:b/>
          <w:kern w:val="0"/>
        </w:rPr>
      </w:pPr>
      <w:r>
        <w:rPr>
          <w:rFonts w:ascii="Arial" w:hAnsi="Arial" w:cs="Arial"/>
          <w:b/>
          <w:kern w:val="0"/>
        </w:rPr>
        <w:t>Problem Statement</w:t>
      </w:r>
    </w:p>
    <w:p w14:paraId="2C4FF81F" w14:textId="32DB3A13" w:rsidR="000C530B" w:rsidRPr="000C530B" w:rsidRDefault="000C530B" w:rsidP="00652486">
      <w:pPr>
        <w:ind w:firstLine="360"/>
        <w:rPr>
          <w:color w:val="000000" w:themeColor="text1"/>
        </w:rPr>
      </w:pPr>
      <w:r w:rsidRPr="000C530B">
        <w:rPr>
          <w:color w:val="000000" w:themeColor="text1"/>
        </w:rPr>
        <w:t>Harvesting garden vegetables with the use of garden tools, such as clippers and shears, can be difficult for people who suffer from disabilities that impact hand mobility and dexterity. Clippers, especially when covered with rust or dirt, are difficult to close with sufficient force to sever a plant stem, as they require three pounds for typical garden shears</w:t>
      </w:r>
      <w:r w:rsidR="006A5886">
        <w:rPr>
          <w:color w:val="000000" w:themeColor="text1"/>
        </w:rPr>
        <w:t xml:space="preserve"> as s</w:t>
      </w:r>
      <w:r w:rsidR="00A16089">
        <w:rPr>
          <w:color w:val="000000" w:themeColor="text1"/>
        </w:rPr>
        <w:t>hown</w:t>
      </w:r>
      <w:r w:rsidR="006A5886">
        <w:rPr>
          <w:color w:val="000000" w:themeColor="text1"/>
        </w:rPr>
        <w:t xml:space="preserve"> in Appendix </w:t>
      </w:r>
      <w:r w:rsidR="00A16089">
        <w:rPr>
          <w:color w:val="000000" w:themeColor="text1"/>
        </w:rPr>
        <w:t>B</w:t>
      </w:r>
      <w:r w:rsidRPr="000C530B">
        <w:rPr>
          <w:color w:val="000000" w:themeColor="text1"/>
        </w:rPr>
        <w:t>. Moreover, the repeated motion of shearing, as well as any adjustment movements users have to make to snip vegetables (such as angling their wrists), can cause fatigue for users in their hands, wrists and forearms.  </w:t>
      </w:r>
    </w:p>
    <w:p w14:paraId="63AC8EE9" w14:textId="77777777" w:rsidR="009E68DC" w:rsidRDefault="009E68DC" w:rsidP="00B344D0">
      <w:pPr>
        <w:pStyle w:val="BodyTextIndent"/>
        <w:ind w:firstLine="0"/>
        <w:rPr>
          <w:rFonts w:ascii="Arial" w:hAnsi="Arial" w:cs="Arial"/>
          <w:b/>
          <w:kern w:val="0"/>
        </w:rPr>
      </w:pPr>
    </w:p>
    <w:p w14:paraId="319D319D" w14:textId="4B701D4A" w:rsidR="000C530B" w:rsidRPr="008C095F" w:rsidRDefault="000C530B" w:rsidP="00B344D0">
      <w:pPr>
        <w:pStyle w:val="BodyTextIndent"/>
        <w:numPr>
          <w:ilvl w:val="1"/>
          <w:numId w:val="3"/>
        </w:numPr>
        <w:rPr>
          <w:rFonts w:ascii="Arial" w:hAnsi="Arial" w:cs="Arial"/>
          <w:b/>
          <w:kern w:val="0"/>
        </w:rPr>
      </w:pPr>
      <w:r>
        <w:rPr>
          <w:rFonts w:ascii="Arial" w:hAnsi="Arial" w:cs="Arial"/>
          <w:b/>
          <w:kern w:val="0"/>
        </w:rPr>
        <w:t>Goal</w:t>
      </w:r>
    </w:p>
    <w:p w14:paraId="253F9281" w14:textId="5BC5B0EA" w:rsidR="000552C1" w:rsidRDefault="000C530B" w:rsidP="00652486">
      <w:pPr>
        <w:ind w:firstLine="360"/>
        <w:rPr>
          <w:color w:val="000000" w:themeColor="text1"/>
        </w:rPr>
      </w:pPr>
      <w:r w:rsidRPr="000C530B">
        <w:rPr>
          <w:color w:val="000000" w:themeColor="text1"/>
        </w:rPr>
        <w:t xml:space="preserve">To address the problems highlighted by Smile Farm employees, a device that reduces </w:t>
      </w:r>
      <w:r w:rsidR="4A440B20" w:rsidRPr="5A2C3929">
        <w:rPr>
          <w:color w:val="000000" w:themeColor="text1"/>
        </w:rPr>
        <w:t xml:space="preserve">the </w:t>
      </w:r>
      <w:r w:rsidRPr="000C530B">
        <w:rPr>
          <w:color w:val="000000" w:themeColor="text1"/>
        </w:rPr>
        <w:t xml:space="preserve">fatigue of the user, </w:t>
      </w:r>
      <w:r w:rsidR="2A1119DE" w:rsidRPr="5A2C3929">
        <w:rPr>
          <w:color w:val="000000" w:themeColor="text1"/>
        </w:rPr>
        <w:t>improves the ergonomics of existing shears</w:t>
      </w:r>
      <w:r w:rsidRPr="000C530B">
        <w:rPr>
          <w:color w:val="000000" w:themeColor="text1"/>
        </w:rPr>
        <w:t>, and has an easy</w:t>
      </w:r>
      <w:r w:rsidR="67EA7326" w:rsidRPr="5A2C3929">
        <w:rPr>
          <w:color w:val="000000" w:themeColor="text1"/>
        </w:rPr>
        <w:t>, user-friendly</w:t>
      </w:r>
      <w:r w:rsidRPr="000C530B">
        <w:rPr>
          <w:color w:val="000000" w:themeColor="text1"/>
        </w:rPr>
        <w:t xml:space="preserve"> safety lock will be implemente</w:t>
      </w:r>
      <w:r>
        <w:rPr>
          <w:color w:val="000000" w:themeColor="text1"/>
        </w:rPr>
        <w:t xml:space="preserve">d. </w:t>
      </w:r>
    </w:p>
    <w:p w14:paraId="7F0EBBA8" w14:textId="77777777" w:rsidR="008B0CB5" w:rsidRDefault="008B0CB5" w:rsidP="00652486">
      <w:pPr>
        <w:ind w:firstLine="360"/>
        <w:rPr>
          <w:color w:val="000000" w:themeColor="text1"/>
        </w:rPr>
      </w:pPr>
    </w:p>
    <w:p w14:paraId="71462051" w14:textId="77777777" w:rsidR="008B0CB5" w:rsidRDefault="008B0CB5" w:rsidP="00652486">
      <w:pPr>
        <w:ind w:firstLine="360"/>
        <w:rPr>
          <w:color w:val="000000" w:themeColor="text1"/>
        </w:rPr>
      </w:pPr>
    </w:p>
    <w:p w14:paraId="44BA62B7" w14:textId="77777777" w:rsidR="008B0CB5" w:rsidRDefault="008B0CB5" w:rsidP="00652486">
      <w:pPr>
        <w:ind w:firstLine="360"/>
        <w:rPr>
          <w:color w:val="000000" w:themeColor="text1"/>
          <w:kern w:val="0"/>
        </w:rPr>
      </w:pPr>
    </w:p>
    <w:p w14:paraId="38EF0541" w14:textId="23A73E07" w:rsidR="5A2C3929" w:rsidRDefault="5A2C3929" w:rsidP="5A2C3929">
      <w:pPr>
        <w:rPr>
          <w:color w:val="000000" w:themeColor="text1"/>
        </w:rPr>
      </w:pPr>
    </w:p>
    <w:p w14:paraId="12E4168A" w14:textId="16E17FE8" w:rsidR="00390A3A" w:rsidRDefault="000C530B" w:rsidP="00B344D0">
      <w:pPr>
        <w:pStyle w:val="BodyTextIndent"/>
        <w:numPr>
          <w:ilvl w:val="0"/>
          <w:numId w:val="3"/>
        </w:numPr>
        <w:ind w:left="360"/>
        <w:rPr>
          <w:rFonts w:ascii="Arial" w:hAnsi="Arial" w:cs="Arial"/>
          <w:b/>
          <w:kern w:val="0"/>
        </w:rPr>
      </w:pPr>
      <w:r>
        <w:rPr>
          <w:rFonts w:ascii="Arial" w:hAnsi="Arial" w:cs="Arial"/>
          <w:b/>
          <w:kern w:val="0"/>
        </w:rPr>
        <w:t>BACKGROUND RESEARCH</w:t>
      </w:r>
    </w:p>
    <w:p w14:paraId="684DF3FF" w14:textId="77777777" w:rsidR="002370EE" w:rsidRPr="0012344E" w:rsidRDefault="002370EE" w:rsidP="002370EE">
      <w:pPr>
        <w:pStyle w:val="BodyTextIndent"/>
        <w:rPr>
          <w:rFonts w:ascii="Arial" w:hAnsi="Arial" w:cs="Arial"/>
          <w:b/>
          <w:kern w:val="0"/>
        </w:rPr>
      </w:pPr>
    </w:p>
    <w:p w14:paraId="1FA79B9F" w14:textId="2117F031" w:rsidR="000C530B" w:rsidRPr="0019629A" w:rsidRDefault="000C530B" w:rsidP="00652486">
      <w:pPr>
        <w:spacing w:after="160"/>
        <w:ind w:firstLine="360"/>
        <w:textAlignment w:val="auto"/>
        <w:rPr>
          <w:color w:val="000000" w:themeColor="text1"/>
        </w:rPr>
      </w:pPr>
      <w:r w:rsidRPr="0019629A">
        <w:rPr>
          <w:color w:val="000000" w:themeColor="text1"/>
        </w:rPr>
        <w:t xml:space="preserve">For gardening tasks such as digging, weeding and harvesting, a variety of tools have been designed and created to assist gardeners. Garden shears are the most common tool used for harvesting produce as they are versatile and </w:t>
      </w:r>
      <w:r w:rsidR="6106BA1B" w:rsidRPr="5A2C3929">
        <w:rPr>
          <w:color w:val="000000" w:themeColor="text1"/>
        </w:rPr>
        <w:t>intuitive to use</w:t>
      </w:r>
      <w:r w:rsidRPr="5A2C3929">
        <w:rPr>
          <w:color w:val="000000" w:themeColor="text1"/>
        </w:rPr>
        <w:t>.</w:t>
      </w:r>
      <w:r w:rsidRPr="0019629A">
        <w:rPr>
          <w:color w:val="000000" w:themeColor="text1"/>
        </w:rPr>
        <w:t xml:space="preserve"> However, gardeners with mobility issues due to age or physical conditions tend to struggle to maintain their gardens</w:t>
      </w:r>
      <w:r w:rsidR="1A51F171" w:rsidRPr="5A2C3929">
        <w:rPr>
          <w:color w:val="000000" w:themeColor="text1"/>
        </w:rPr>
        <w:t xml:space="preserve"> as </w:t>
      </w:r>
      <w:r w:rsidR="049BEE49" w:rsidRPr="5A2C3929">
        <w:rPr>
          <w:color w:val="000000" w:themeColor="text1"/>
        </w:rPr>
        <w:t>having weaker grip strength and being more prone to joint and muscle pain</w:t>
      </w:r>
      <w:r w:rsidR="38F9F297" w:rsidRPr="5A2C3929">
        <w:rPr>
          <w:color w:val="000000" w:themeColor="text1"/>
        </w:rPr>
        <w:t xml:space="preserve"> </w:t>
      </w:r>
      <w:r w:rsidR="4220F9AC" w:rsidRPr="5A2C3929">
        <w:rPr>
          <w:color w:val="000000" w:themeColor="text1"/>
        </w:rPr>
        <w:t xml:space="preserve">affects </w:t>
      </w:r>
      <w:r w:rsidR="38F9F297" w:rsidRPr="5A2C3929">
        <w:rPr>
          <w:color w:val="000000" w:themeColor="text1"/>
        </w:rPr>
        <w:t xml:space="preserve">their ability to perform </w:t>
      </w:r>
      <w:r w:rsidR="3F64644B" w:rsidRPr="5A2C3929">
        <w:rPr>
          <w:color w:val="000000" w:themeColor="text1"/>
        </w:rPr>
        <w:t>garden-related tasks</w:t>
      </w:r>
      <w:r w:rsidR="38F9F297" w:rsidRPr="5A2C3929">
        <w:rPr>
          <w:color w:val="000000" w:themeColor="text1"/>
        </w:rPr>
        <w:t>.</w:t>
      </w:r>
      <w:r w:rsidRPr="0019629A">
        <w:rPr>
          <w:color w:val="000000" w:themeColor="text1"/>
        </w:rPr>
        <w:t xml:space="preserve"> Emphasis should be put on balance, construction, adaptability, and weight for </w:t>
      </w:r>
      <w:r w:rsidR="75BA38FF" w:rsidRPr="5A2C3929">
        <w:rPr>
          <w:color w:val="000000" w:themeColor="text1"/>
        </w:rPr>
        <w:t xml:space="preserve">improved </w:t>
      </w:r>
      <w:r w:rsidRPr="0019629A">
        <w:rPr>
          <w:color w:val="000000" w:themeColor="text1"/>
        </w:rPr>
        <w:t>shear</w:t>
      </w:r>
      <w:r w:rsidR="00712880">
        <w:rPr>
          <w:color w:val="000000" w:themeColor="text1"/>
        </w:rPr>
        <w:t>s</w:t>
      </w:r>
      <w:r w:rsidRPr="0019629A">
        <w:rPr>
          <w:color w:val="000000" w:themeColor="text1"/>
        </w:rPr>
        <w:t xml:space="preserve"> designs that </w:t>
      </w:r>
      <w:r w:rsidR="1C71350E" w:rsidRPr="5A2C3929">
        <w:rPr>
          <w:color w:val="000000" w:themeColor="text1"/>
        </w:rPr>
        <w:t>have been adapted</w:t>
      </w:r>
      <w:r w:rsidRPr="0019629A">
        <w:rPr>
          <w:color w:val="000000" w:themeColor="text1"/>
        </w:rPr>
        <w:t xml:space="preserve"> to the </w:t>
      </w:r>
      <w:r w:rsidR="7E92B5A8" w:rsidRPr="5A2C3929">
        <w:rPr>
          <w:color w:val="000000" w:themeColor="text1"/>
        </w:rPr>
        <w:t xml:space="preserve">address the </w:t>
      </w:r>
      <w:r w:rsidRPr="0019629A">
        <w:rPr>
          <w:color w:val="000000" w:themeColor="text1"/>
        </w:rPr>
        <w:t>needs of gardeners</w:t>
      </w:r>
      <w:r w:rsidR="005053A0">
        <w:rPr>
          <w:color w:val="000000" w:themeColor="text1"/>
        </w:rPr>
        <w:t xml:space="preserve"> with disabilities</w:t>
      </w:r>
      <w:r w:rsidRPr="0019629A">
        <w:rPr>
          <w:color w:val="000000" w:themeColor="text1"/>
        </w:rPr>
        <w:t>.  </w:t>
      </w:r>
    </w:p>
    <w:p w14:paraId="7C09D962" w14:textId="163370F3" w:rsidR="000C530B" w:rsidRPr="0019629A" w:rsidRDefault="000C530B" w:rsidP="00652486">
      <w:pPr>
        <w:spacing w:after="160"/>
        <w:ind w:firstLine="360"/>
        <w:textAlignment w:val="auto"/>
        <w:rPr>
          <w:color w:val="000000" w:themeColor="text1"/>
        </w:rPr>
      </w:pPr>
      <w:r w:rsidRPr="0019629A">
        <w:rPr>
          <w:color w:val="000000" w:themeColor="text1"/>
        </w:rPr>
        <w:t xml:space="preserve">Gardening shears have </w:t>
      </w:r>
      <w:r w:rsidR="005D195D">
        <w:rPr>
          <w:color w:val="000000" w:themeColor="text1"/>
        </w:rPr>
        <w:t>remained</w:t>
      </w:r>
      <w:r w:rsidRPr="0019629A">
        <w:rPr>
          <w:color w:val="000000" w:themeColor="text1"/>
        </w:rPr>
        <w:t xml:space="preserve"> relatively the same since the 1800s. [1] A design similar to scissors, called bypass pruners, </w:t>
      </w:r>
      <w:r w:rsidR="00087C8E">
        <w:rPr>
          <w:color w:val="000000" w:themeColor="text1"/>
        </w:rPr>
        <w:t>is the typical design</w:t>
      </w:r>
      <w:r w:rsidRPr="0019629A">
        <w:rPr>
          <w:color w:val="000000" w:themeColor="text1"/>
        </w:rPr>
        <w:t>. This mechanism consist</w:t>
      </w:r>
      <w:r w:rsidR="00087C8E">
        <w:rPr>
          <w:color w:val="000000" w:themeColor="text1"/>
        </w:rPr>
        <w:t>s</w:t>
      </w:r>
      <w:r w:rsidRPr="0019629A">
        <w:rPr>
          <w:color w:val="000000" w:themeColor="text1"/>
        </w:rPr>
        <w:t xml:space="preserve"> of two sharpened blades passing each other, which cuts the stem or branch between them. In the 1920s, anvil pruners were created</w:t>
      </w:r>
      <w:r w:rsidR="006B6EDB">
        <w:rPr>
          <w:color w:val="000000" w:themeColor="text1"/>
        </w:rPr>
        <w:t>,</w:t>
      </w:r>
      <w:r w:rsidRPr="0019629A">
        <w:rPr>
          <w:color w:val="000000" w:themeColor="text1"/>
        </w:rPr>
        <w:t xml:space="preserve"> which consist</w:t>
      </w:r>
      <w:r w:rsidR="00087C8E">
        <w:rPr>
          <w:color w:val="000000" w:themeColor="text1"/>
        </w:rPr>
        <w:t>s</w:t>
      </w:r>
      <w:r w:rsidRPr="0019629A">
        <w:rPr>
          <w:color w:val="000000" w:themeColor="text1"/>
        </w:rPr>
        <w:t xml:space="preserve"> of one sharpened blade cutting onto a block that acts as the cutting board. Currently, these two designs are still in production, </w:t>
      </w:r>
      <w:r w:rsidR="5B78C796" w:rsidRPr="5A2C3929">
        <w:rPr>
          <w:color w:val="000000" w:themeColor="text1"/>
        </w:rPr>
        <w:t>but</w:t>
      </w:r>
      <w:r w:rsidRPr="0019629A">
        <w:rPr>
          <w:color w:val="000000" w:themeColor="text1"/>
        </w:rPr>
        <w:t xml:space="preserve"> have </w:t>
      </w:r>
      <w:r w:rsidR="5B78C796" w:rsidRPr="5A2C3929">
        <w:rPr>
          <w:color w:val="000000" w:themeColor="text1"/>
        </w:rPr>
        <w:t xml:space="preserve">been adapted for </w:t>
      </w:r>
      <w:r w:rsidRPr="0019629A">
        <w:rPr>
          <w:color w:val="000000" w:themeColor="text1"/>
        </w:rPr>
        <w:t>slightly different uses. While the bypass pruners are used to cut thinner stems, the anvil pruners are used to cut plants that are slightly thicker</w:t>
      </w:r>
      <w:r w:rsidR="3F2DBA5F" w:rsidRPr="5A2C3929">
        <w:rPr>
          <w:color w:val="000000" w:themeColor="text1"/>
        </w:rPr>
        <w:t>; large loads on bypass pruners cause the blades to deflect, so the “cutting board” actuation is found to be more effective when dealing with larger plants</w:t>
      </w:r>
      <w:r w:rsidRPr="5A2C3929">
        <w:rPr>
          <w:color w:val="000000" w:themeColor="text1"/>
        </w:rPr>
        <w:t>.</w:t>
      </w:r>
      <w:r w:rsidRPr="0019629A">
        <w:rPr>
          <w:color w:val="000000" w:themeColor="text1"/>
        </w:rPr>
        <w:t xml:space="preserve"> [2] Another type of </w:t>
      </w:r>
      <w:r w:rsidR="000C6F9C" w:rsidRPr="0019629A">
        <w:rPr>
          <w:color w:val="000000" w:themeColor="text1"/>
        </w:rPr>
        <w:t>shear</w:t>
      </w:r>
      <w:r w:rsidRPr="0019629A">
        <w:rPr>
          <w:color w:val="000000" w:themeColor="text1"/>
        </w:rPr>
        <w:t xml:space="preserve"> also in production</w:t>
      </w:r>
      <w:r w:rsidRPr="5A2C3929">
        <w:rPr>
          <w:color w:val="000000" w:themeColor="text1"/>
        </w:rPr>
        <w:t xml:space="preserve"> </w:t>
      </w:r>
      <w:r w:rsidR="4278D597" w:rsidRPr="5A2C3929">
        <w:rPr>
          <w:color w:val="000000" w:themeColor="text1"/>
        </w:rPr>
        <w:t>is</w:t>
      </w:r>
      <w:r w:rsidRPr="0019629A">
        <w:rPr>
          <w:color w:val="000000" w:themeColor="text1"/>
        </w:rPr>
        <w:t xml:space="preserve"> called </w:t>
      </w:r>
      <w:r w:rsidRPr="000C530B">
        <w:rPr>
          <w:color w:val="000000" w:themeColor="text1"/>
        </w:rPr>
        <w:t>ratchet</w:t>
      </w:r>
      <w:r w:rsidR="006D61F5">
        <w:rPr>
          <w:color w:val="000000" w:themeColor="text1"/>
        </w:rPr>
        <w:t>ing</w:t>
      </w:r>
      <w:r w:rsidRPr="000C530B">
        <w:rPr>
          <w:color w:val="000000" w:themeColor="text1"/>
        </w:rPr>
        <w:t xml:space="preserve"> </w:t>
      </w:r>
      <w:r w:rsidRPr="0019629A">
        <w:rPr>
          <w:color w:val="000000" w:themeColor="text1"/>
        </w:rPr>
        <w:t>shear</w:t>
      </w:r>
      <w:r w:rsidR="00712880">
        <w:rPr>
          <w:color w:val="000000" w:themeColor="text1"/>
        </w:rPr>
        <w:t>s</w:t>
      </w:r>
      <w:r w:rsidRPr="0019629A">
        <w:rPr>
          <w:color w:val="000000" w:themeColor="text1"/>
        </w:rPr>
        <w:t xml:space="preserve">. These cut thicker stems and branches using </w:t>
      </w:r>
      <w:r w:rsidR="1ACC7FE4" w:rsidRPr="5A2C3929">
        <w:rPr>
          <w:color w:val="000000" w:themeColor="text1"/>
        </w:rPr>
        <w:t>ratchets or “</w:t>
      </w:r>
      <w:r w:rsidRPr="0019629A">
        <w:rPr>
          <w:color w:val="000000" w:themeColor="text1"/>
        </w:rPr>
        <w:t>steps</w:t>
      </w:r>
      <w:r w:rsidR="25236CF6" w:rsidRPr="5A2C3929">
        <w:rPr>
          <w:color w:val="000000" w:themeColor="text1"/>
        </w:rPr>
        <w:t>”</w:t>
      </w:r>
      <w:r w:rsidRPr="5A2C3929">
        <w:rPr>
          <w:color w:val="000000" w:themeColor="text1"/>
        </w:rPr>
        <w:t>,</w:t>
      </w:r>
      <w:r w:rsidRPr="0019629A">
        <w:rPr>
          <w:color w:val="000000" w:themeColor="text1"/>
        </w:rPr>
        <w:t xml:space="preserve"> which </w:t>
      </w:r>
      <w:r w:rsidR="02291968" w:rsidRPr="5A2C3929">
        <w:rPr>
          <w:color w:val="000000" w:themeColor="text1"/>
        </w:rPr>
        <w:t>reduces the amount of force the user has to input by increasing the distance the user has to “travel”. This des</w:t>
      </w:r>
      <w:r w:rsidR="65373063" w:rsidRPr="5A2C3929">
        <w:rPr>
          <w:color w:val="000000" w:themeColor="text1"/>
        </w:rPr>
        <w:t>ign</w:t>
      </w:r>
      <w:r w:rsidR="59F98292" w:rsidRPr="5A2C3929">
        <w:rPr>
          <w:color w:val="000000" w:themeColor="text1"/>
        </w:rPr>
        <w:t xml:space="preserve"> and its ability to reduce maximum load</w:t>
      </w:r>
      <w:r w:rsidRPr="5A2C3929">
        <w:rPr>
          <w:color w:val="000000" w:themeColor="text1"/>
        </w:rPr>
        <w:t xml:space="preserve"> </w:t>
      </w:r>
      <w:r w:rsidR="7BE51B9F" w:rsidRPr="5A2C3929">
        <w:rPr>
          <w:color w:val="000000" w:themeColor="text1"/>
        </w:rPr>
        <w:t xml:space="preserve">could </w:t>
      </w:r>
      <w:r w:rsidR="716B7710" w:rsidRPr="5A2C3929">
        <w:rPr>
          <w:color w:val="000000" w:themeColor="text1"/>
        </w:rPr>
        <w:t xml:space="preserve">also </w:t>
      </w:r>
      <w:r w:rsidR="7BE51B9F" w:rsidRPr="5A2C3929">
        <w:rPr>
          <w:color w:val="000000" w:themeColor="text1"/>
        </w:rPr>
        <w:t>address</w:t>
      </w:r>
      <w:r w:rsidRPr="0019629A">
        <w:rPr>
          <w:color w:val="000000" w:themeColor="text1"/>
        </w:rPr>
        <w:t xml:space="preserve"> fatigue as each squeeze doesn’t require as much force as bypass or anvil pruners</w:t>
      </w:r>
      <w:r w:rsidR="57ACCA30" w:rsidRPr="5A2C3929">
        <w:rPr>
          <w:color w:val="000000" w:themeColor="text1"/>
        </w:rPr>
        <w:t xml:space="preserve"> but</w:t>
      </w:r>
      <w:r w:rsidR="19B4BE7A" w:rsidRPr="5A2C3929">
        <w:rPr>
          <w:color w:val="000000" w:themeColor="text1"/>
        </w:rPr>
        <w:t xml:space="preserve"> also poses a disadvantage as the user has to make more shearing movements</w:t>
      </w:r>
      <w:r w:rsidRPr="5A2C3929">
        <w:rPr>
          <w:color w:val="000000" w:themeColor="text1"/>
        </w:rPr>
        <w:t>.</w:t>
      </w:r>
      <w:r w:rsidRPr="0019629A">
        <w:rPr>
          <w:color w:val="000000" w:themeColor="text1"/>
        </w:rPr>
        <w:t> </w:t>
      </w:r>
    </w:p>
    <w:p w14:paraId="20E56E67" w14:textId="07CC476D" w:rsidR="000C530B" w:rsidRPr="0019629A" w:rsidRDefault="000C530B" w:rsidP="002370EE">
      <w:pPr>
        <w:spacing w:after="160" w:line="259" w:lineRule="auto"/>
        <w:ind w:firstLine="360"/>
        <w:rPr>
          <w:color w:val="000000" w:themeColor="text1"/>
        </w:rPr>
      </w:pPr>
      <w:r w:rsidRPr="0019629A">
        <w:rPr>
          <w:color w:val="000000" w:themeColor="text1"/>
        </w:rPr>
        <w:t>Shears like the bypass pruner</w:t>
      </w:r>
      <w:r w:rsidRPr="000C530B">
        <w:rPr>
          <w:color w:val="000000" w:themeColor="text1"/>
        </w:rPr>
        <w:t xml:space="preserve"> can make </w:t>
      </w:r>
      <w:r w:rsidRPr="0019629A">
        <w:rPr>
          <w:color w:val="000000" w:themeColor="text1"/>
        </w:rPr>
        <w:t>clean cuts that don’t bruise the stem while also making the tool easy to operate using the thumb. [3] Other shears like anvil shears operate by having the blade close in onto the pivoting anvil</w:t>
      </w:r>
      <w:r w:rsidRPr="000C530B">
        <w:rPr>
          <w:color w:val="000000" w:themeColor="text1"/>
        </w:rPr>
        <w:t xml:space="preserve">. </w:t>
      </w:r>
      <w:r w:rsidRPr="0019629A">
        <w:rPr>
          <w:color w:val="000000" w:themeColor="text1"/>
        </w:rPr>
        <w:t xml:space="preserve">The heavy-duty pruner is useful for thicker blades but is said to be difficult to operate, likely because of the amount of force needed to cut the stems and for </w:t>
      </w:r>
      <w:r w:rsidRPr="000C530B">
        <w:rPr>
          <w:color w:val="000000" w:themeColor="text1"/>
        </w:rPr>
        <w:t>the tool weight</w:t>
      </w:r>
      <w:r w:rsidRPr="0019629A">
        <w:rPr>
          <w:color w:val="000000" w:themeColor="text1"/>
        </w:rPr>
        <w:t xml:space="preserve">. Some shears are small and easy to use but only cut small stems while the heavier and larger </w:t>
      </w:r>
      <w:r w:rsidRPr="000C530B">
        <w:rPr>
          <w:color w:val="000000" w:themeColor="text1"/>
        </w:rPr>
        <w:t xml:space="preserve">shears such as </w:t>
      </w:r>
      <w:r w:rsidRPr="0019629A">
        <w:rPr>
          <w:color w:val="000000" w:themeColor="text1"/>
        </w:rPr>
        <w:t xml:space="preserve">the two-handed </w:t>
      </w:r>
      <w:r w:rsidRPr="000C530B">
        <w:rPr>
          <w:color w:val="000000" w:themeColor="text1"/>
        </w:rPr>
        <w:t>shears</w:t>
      </w:r>
      <w:r w:rsidRPr="0019629A">
        <w:rPr>
          <w:color w:val="000000" w:themeColor="text1"/>
        </w:rPr>
        <w:t>, are suitable for thicker stems</w:t>
      </w:r>
      <w:r w:rsidR="0097768E">
        <w:rPr>
          <w:color w:val="000000" w:themeColor="text1"/>
        </w:rPr>
        <w:t>.</w:t>
      </w:r>
      <w:r w:rsidRPr="0019629A">
        <w:rPr>
          <w:color w:val="000000" w:themeColor="text1"/>
        </w:rPr>
        <w:t xml:space="preserve"> </w:t>
      </w:r>
      <w:r w:rsidR="0097768E">
        <w:rPr>
          <w:color w:val="000000" w:themeColor="text1"/>
        </w:rPr>
        <w:t>However, they</w:t>
      </w:r>
      <w:r w:rsidRPr="0019629A">
        <w:rPr>
          <w:color w:val="000000" w:themeColor="text1"/>
        </w:rPr>
        <w:t xml:space="preserve"> require more effort and are more difficult to operate</w:t>
      </w:r>
      <w:r w:rsidR="27B0E016" w:rsidRPr="5A2C3929">
        <w:rPr>
          <w:color w:val="000000" w:themeColor="text1"/>
        </w:rPr>
        <w:t xml:space="preserve"> for those without the physical strength to hold heavy two-handed items. These shears are a</w:t>
      </w:r>
      <w:r w:rsidR="4F1730C6" w:rsidRPr="5A2C3929">
        <w:rPr>
          <w:color w:val="000000" w:themeColor="text1"/>
        </w:rPr>
        <w:t xml:space="preserve">lso impractical for the greenhouse operated by Smile Farms, as all of their produce </w:t>
      </w:r>
      <w:r w:rsidR="15CF570A" w:rsidRPr="5A2C3929">
        <w:rPr>
          <w:color w:val="000000" w:themeColor="text1"/>
        </w:rPr>
        <w:t>is</w:t>
      </w:r>
      <w:r w:rsidR="4F1730C6" w:rsidRPr="5A2C3929">
        <w:rPr>
          <w:color w:val="000000" w:themeColor="text1"/>
        </w:rPr>
        <w:t xml:space="preserve"> harvested from small plants, and the</w:t>
      </w:r>
      <w:r w:rsidR="00166CE4">
        <w:rPr>
          <w:color w:val="000000" w:themeColor="text1"/>
        </w:rPr>
        <w:t xml:space="preserve"> facility has limited space</w:t>
      </w:r>
      <w:r w:rsidR="00C72D56">
        <w:rPr>
          <w:color w:val="000000" w:themeColor="text1"/>
        </w:rPr>
        <w:t>.</w:t>
      </w:r>
    </w:p>
    <w:p w14:paraId="0DC15810" w14:textId="1AAE1524" w:rsidR="008C095F" w:rsidRDefault="556837B3" w:rsidP="002370EE">
      <w:pPr>
        <w:spacing w:after="160" w:line="259" w:lineRule="auto"/>
        <w:ind w:firstLine="360"/>
        <w:rPr>
          <w:color w:val="000000" w:themeColor="text1"/>
        </w:rPr>
      </w:pPr>
      <w:r w:rsidRPr="5A2C3929">
        <w:rPr>
          <w:color w:val="000000" w:themeColor="text1"/>
        </w:rPr>
        <w:t>The main issues that the redesigned garden shea</w:t>
      </w:r>
      <w:r w:rsidR="5C85294F" w:rsidRPr="5A2C3929">
        <w:rPr>
          <w:color w:val="000000" w:themeColor="text1"/>
        </w:rPr>
        <w:t>rs need to tackle are reducing the fatigue experienced</w:t>
      </w:r>
      <w:r w:rsidR="6763A2EE" w:rsidRPr="5A2C3929">
        <w:rPr>
          <w:color w:val="000000" w:themeColor="text1"/>
        </w:rPr>
        <w:t xml:space="preserve"> by the user as they cut</w:t>
      </w:r>
      <w:r w:rsidR="57FB89D4" w:rsidRPr="5A2C3929">
        <w:rPr>
          <w:color w:val="000000" w:themeColor="text1"/>
        </w:rPr>
        <w:t xml:space="preserve"> stems</w:t>
      </w:r>
      <w:r w:rsidR="6763A2EE" w:rsidRPr="5A2C3929">
        <w:rPr>
          <w:color w:val="000000" w:themeColor="text1"/>
        </w:rPr>
        <w:t xml:space="preserve"> and rotat</w:t>
      </w:r>
      <w:r w:rsidR="07118561" w:rsidRPr="5A2C3929">
        <w:rPr>
          <w:color w:val="000000" w:themeColor="text1"/>
        </w:rPr>
        <w:t>e</w:t>
      </w:r>
      <w:r w:rsidR="6763A2EE" w:rsidRPr="5A2C3929">
        <w:rPr>
          <w:color w:val="000000" w:themeColor="text1"/>
        </w:rPr>
        <w:t xml:space="preserve"> their wrist</w:t>
      </w:r>
      <w:r w:rsidR="006F6B49">
        <w:rPr>
          <w:color w:val="000000" w:themeColor="text1"/>
        </w:rPr>
        <w:t xml:space="preserve">. The tool should also </w:t>
      </w:r>
      <w:r w:rsidR="6763A2EE" w:rsidRPr="5A2C3929">
        <w:rPr>
          <w:color w:val="000000" w:themeColor="text1"/>
        </w:rPr>
        <w:t xml:space="preserve">allow </w:t>
      </w:r>
      <w:r w:rsidR="0BCED056" w:rsidRPr="5A2C3929">
        <w:rPr>
          <w:color w:val="000000" w:themeColor="text1"/>
        </w:rPr>
        <w:t xml:space="preserve">vegetable stems of varying thicknesses to be </w:t>
      </w:r>
      <w:r w:rsidR="577E5DE2" w:rsidRPr="5A2C3929">
        <w:rPr>
          <w:color w:val="000000" w:themeColor="text1"/>
        </w:rPr>
        <w:t xml:space="preserve">snipped </w:t>
      </w:r>
      <w:r w:rsidR="5B532DCA" w:rsidRPr="5A2C3929">
        <w:rPr>
          <w:color w:val="000000" w:themeColor="text1"/>
        </w:rPr>
        <w:t>and prevent problems that arise from rust (such as difficulty locking).</w:t>
      </w:r>
    </w:p>
    <w:p w14:paraId="4D5C1AA7" w14:textId="72EC3CE9" w:rsidR="008C095F" w:rsidRDefault="000C530B" w:rsidP="00B344D0">
      <w:pPr>
        <w:pStyle w:val="BodyTextIndent"/>
        <w:numPr>
          <w:ilvl w:val="1"/>
          <w:numId w:val="3"/>
        </w:numPr>
        <w:rPr>
          <w:rFonts w:ascii="Arial" w:hAnsi="Arial" w:cs="Arial"/>
          <w:b/>
          <w:kern w:val="0"/>
        </w:rPr>
      </w:pPr>
      <w:r>
        <w:rPr>
          <w:rFonts w:ascii="Arial" w:hAnsi="Arial" w:cs="Arial"/>
          <w:b/>
          <w:kern w:val="0"/>
        </w:rPr>
        <w:t>Prior Art</w:t>
      </w:r>
    </w:p>
    <w:p w14:paraId="5AD5CBD4" w14:textId="3625BEFB" w:rsidR="000C530B" w:rsidRPr="000C530B" w:rsidRDefault="000C530B" w:rsidP="002370EE">
      <w:pPr>
        <w:spacing w:after="160"/>
        <w:ind w:firstLine="360"/>
        <w:textAlignment w:val="auto"/>
        <w:rPr>
          <w:color w:val="000000" w:themeColor="text1"/>
        </w:rPr>
      </w:pPr>
      <w:r w:rsidRPr="5A2C3929">
        <w:rPr>
          <w:color w:val="000000" w:themeColor="text1"/>
        </w:rPr>
        <w:t xml:space="preserve">There are various types of garden shears </w:t>
      </w:r>
      <w:r w:rsidR="606A87C0" w:rsidRPr="5A2C3929">
        <w:rPr>
          <w:color w:val="000000" w:themeColor="text1"/>
        </w:rPr>
        <w:t xml:space="preserve">that exist on the market which attempt to address some of these problems. These include </w:t>
      </w:r>
      <w:r w:rsidRPr="5A2C3929">
        <w:rPr>
          <w:color w:val="000000" w:themeColor="text1"/>
        </w:rPr>
        <w:t>ratcheting garden shear</w:t>
      </w:r>
      <w:r w:rsidR="1A47B255" w:rsidRPr="5A2C3929">
        <w:rPr>
          <w:color w:val="000000" w:themeColor="text1"/>
        </w:rPr>
        <w:t>s</w:t>
      </w:r>
      <w:r w:rsidRPr="5A2C3929">
        <w:rPr>
          <w:color w:val="000000" w:themeColor="text1"/>
        </w:rPr>
        <w:t>, motorized garden shear</w:t>
      </w:r>
      <w:r w:rsidR="47328492" w:rsidRPr="5A2C3929">
        <w:rPr>
          <w:color w:val="000000" w:themeColor="text1"/>
        </w:rPr>
        <w:t>s,</w:t>
      </w:r>
      <w:r w:rsidRPr="5A2C3929">
        <w:rPr>
          <w:color w:val="000000" w:themeColor="text1"/>
        </w:rPr>
        <w:t xml:space="preserve"> and shock</w:t>
      </w:r>
      <w:r w:rsidR="302C23A7" w:rsidRPr="5A2C3929">
        <w:rPr>
          <w:color w:val="000000" w:themeColor="text1"/>
        </w:rPr>
        <w:t>-</w:t>
      </w:r>
      <w:r w:rsidRPr="5A2C3929">
        <w:rPr>
          <w:color w:val="000000" w:themeColor="text1"/>
        </w:rPr>
        <w:t xml:space="preserve">absorbing garden </w:t>
      </w:r>
      <w:r w:rsidR="2CB5FD89" w:rsidRPr="5A2C3929">
        <w:rPr>
          <w:color w:val="000000" w:themeColor="text1"/>
        </w:rPr>
        <w:t>shear</w:t>
      </w:r>
      <w:r w:rsidR="44536D29" w:rsidRPr="5A2C3929">
        <w:rPr>
          <w:color w:val="000000" w:themeColor="text1"/>
        </w:rPr>
        <w:t>s</w:t>
      </w:r>
      <w:r w:rsidR="14828019" w:rsidRPr="5A2C3929">
        <w:rPr>
          <w:color w:val="000000" w:themeColor="text1"/>
        </w:rPr>
        <w:t>.</w:t>
      </w:r>
    </w:p>
    <w:p w14:paraId="54A637A9" w14:textId="0078DE44" w:rsidR="000C530B" w:rsidRPr="000C530B" w:rsidRDefault="000C530B" w:rsidP="5A2C3929">
      <w:pPr>
        <w:spacing w:after="160"/>
        <w:textAlignment w:val="auto"/>
        <w:rPr>
          <w:color w:val="000000" w:themeColor="text1"/>
        </w:rPr>
      </w:pPr>
      <w:r>
        <w:rPr>
          <w:noProof/>
        </w:rPr>
        <w:drawing>
          <wp:inline distT="0" distB="0" distL="0" distR="0" wp14:anchorId="6C32F61F" wp14:editId="3A5808F5">
            <wp:extent cx="971503" cy="2566035"/>
            <wp:effectExtent l="797266" t="0" r="797266" b="0"/>
            <wp:docPr id="62674415" name="Picture 8" descr="A close-up of a tool&#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2">
                      <a:extLst>
                        <a:ext uri="{28A0092B-C50C-407E-A947-70E740481C1C}">
                          <a14:useLocalDpi xmlns:a14="http://schemas.microsoft.com/office/drawing/2010/main" val="0"/>
                        </a:ext>
                      </a:extLst>
                    </a:blip>
                    <a:stretch>
                      <a:fillRect/>
                    </a:stretch>
                  </pic:blipFill>
                  <pic:spPr>
                    <a:xfrm rot="5400000">
                      <a:off x="0" y="0"/>
                      <a:ext cx="971503" cy="2566035"/>
                    </a:xfrm>
                    <a:prstGeom prst="rect">
                      <a:avLst/>
                    </a:prstGeom>
                  </pic:spPr>
                </pic:pic>
              </a:graphicData>
            </a:graphic>
          </wp:inline>
        </w:drawing>
      </w:r>
    </w:p>
    <w:p w14:paraId="07B23679" w14:textId="42238177" w:rsidR="000C530B" w:rsidRPr="000C530B" w:rsidRDefault="000C530B" w:rsidP="00F46CE6">
      <w:pPr>
        <w:spacing w:after="160"/>
        <w:jc w:val="center"/>
        <w:textAlignment w:val="auto"/>
        <w:rPr>
          <w:color w:val="000000" w:themeColor="text1"/>
        </w:rPr>
      </w:pPr>
      <w:r w:rsidRPr="008E5B9A">
        <w:rPr>
          <w:b/>
          <w:bCs/>
          <w:color w:val="000000" w:themeColor="text1"/>
          <w:sz w:val="18"/>
          <w:szCs w:val="18"/>
        </w:rPr>
        <w:t>Figure 1:</w:t>
      </w:r>
      <w:r w:rsidRPr="008E5B9A">
        <w:rPr>
          <w:color w:val="000000" w:themeColor="text1"/>
          <w:sz w:val="18"/>
          <w:szCs w:val="18"/>
        </w:rPr>
        <w:t xml:space="preserve"> Telescoping Garden Shear</w:t>
      </w:r>
      <w:r w:rsidR="006D61F5">
        <w:rPr>
          <w:color w:val="000000" w:themeColor="text1"/>
          <w:sz w:val="18"/>
          <w:szCs w:val="18"/>
        </w:rPr>
        <w:t>s</w:t>
      </w:r>
    </w:p>
    <w:p w14:paraId="5AE07EE5" w14:textId="3AE12E5E" w:rsidR="000C530B" w:rsidRPr="000C530B" w:rsidRDefault="000C530B" w:rsidP="00652486">
      <w:pPr>
        <w:spacing w:after="160"/>
        <w:ind w:firstLine="720"/>
        <w:textAlignment w:val="auto"/>
        <w:rPr>
          <w:color w:val="000000" w:themeColor="text1"/>
        </w:rPr>
      </w:pPr>
      <w:r w:rsidRPr="000C530B">
        <w:rPr>
          <w:color w:val="000000" w:themeColor="text1"/>
        </w:rPr>
        <w:t>The shear</w:t>
      </w:r>
      <w:r w:rsidR="00F3267C">
        <w:rPr>
          <w:color w:val="000000" w:themeColor="text1"/>
        </w:rPr>
        <w:t>s</w:t>
      </w:r>
      <w:r w:rsidRPr="000C530B">
        <w:rPr>
          <w:color w:val="000000" w:themeColor="text1"/>
        </w:rPr>
        <w:t xml:space="preserve"> in Figure 1 ha</w:t>
      </w:r>
      <w:r w:rsidR="00F3267C">
        <w:rPr>
          <w:color w:val="000000" w:themeColor="text1"/>
        </w:rPr>
        <w:t>ve</w:t>
      </w:r>
      <w:r w:rsidRPr="000C530B">
        <w:rPr>
          <w:color w:val="000000" w:themeColor="text1"/>
        </w:rPr>
        <w:t xml:space="preserve"> extendable handles and </w:t>
      </w:r>
      <w:r w:rsidR="001C6CF8">
        <w:rPr>
          <w:color w:val="000000" w:themeColor="text1"/>
        </w:rPr>
        <w:t>are</w:t>
      </w:r>
      <w:r w:rsidRPr="000C530B">
        <w:rPr>
          <w:color w:val="000000" w:themeColor="text1"/>
        </w:rPr>
        <w:t xml:space="preserve"> ratcheting and shock absorbing. The telescoping mechanism allows the user to harvest produce from farther distances. The ratchet mechanism claims to achieve three times the cutting force and reduces cutting effort required, which is desirable for users that struggle with putting enough force into the shears. However, the repeated motion of the ratchet leads to added fatigue experienced by the hands, and the tool requires use of both hands and some arm movement to operate. </w:t>
      </w:r>
      <w:r w:rsidR="68F35C88" w:rsidRPr="5A2C3929">
        <w:rPr>
          <w:color w:val="000000" w:themeColor="text1"/>
        </w:rPr>
        <w:t xml:space="preserve">Moreover, this tool is often used to cut high tree branches; the greenhouse at Smile Farms does not require cutting plants at such distances. </w:t>
      </w:r>
      <w:r w:rsidRPr="000C530B">
        <w:rPr>
          <w:color w:val="000000" w:themeColor="text1"/>
        </w:rPr>
        <w:t>Th</w:t>
      </w:r>
      <w:r w:rsidR="006D1A31">
        <w:rPr>
          <w:color w:val="000000" w:themeColor="text1"/>
        </w:rPr>
        <w:t>e</w:t>
      </w:r>
      <w:r w:rsidRPr="000C530B">
        <w:rPr>
          <w:color w:val="000000" w:themeColor="text1"/>
        </w:rPr>
        <w:t>s</w:t>
      </w:r>
      <w:r w:rsidR="006D1A31">
        <w:rPr>
          <w:color w:val="000000" w:themeColor="text1"/>
        </w:rPr>
        <w:t>e</w:t>
      </w:r>
      <w:r w:rsidRPr="000C530B">
        <w:rPr>
          <w:color w:val="000000" w:themeColor="text1"/>
        </w:rPr>
        <w:t xml:space="preserve"> garden shear</w:t>
      </w:r>
      <w:r w:rsidR="006D1A31">
        <w:rPr>
          <w:color w:val="000000" w:themeColor="text1"/>
        </w:rPr>
        <w:t>s</w:t>
      </w:r>
      <w:r w:rsidRPr="000C530B">
        <w:rPr>
          <w:color w:val="000000" w:themeColor="text1"/>
        </w:rPr>
        <w:t xml:space="preserve"> weigh approximately one pound.  </w:t>
      </w:r>
    </w:p>
    <w:p w14:paraId="71710735" w14:textId="0BEA9A06" w:rsidR="000C530B" w:rsidRPr="008E5B9A" w:rsidRDefault="000C530B" w:rsidP="008D1180">
      <w:pPr>
        <w:spacing w:after="160"/>
        <w:jc w:val="center"/>
        <w:textAlignment w:val="auto"/>
        <w:rPr>
          <w:color w:val="000000" w:themeColor="text1"/>
          <w:sz w:val="18"/>
          <w:szCs w:val="18"/>
        </w:rPr>
      </w:pPr>
      <w:r w:rsidRPr="000C530B">
        <w:rPr>
          <w:noProof/>
        </w:rPr>
        <w:drawing>
          <wp:inline distT="0" distB="0" distL="0" distR="0" wp14:anchorId="2981E231" wp14:editId="5DD2A052">
            <wp:extent cx="1623060" cy="1082040"/>
            <wp:effectExtent l="0" t="0" r="0" b="3810"/>
            <wp:docPr id="94630873" name="Picture 7" descr="A black and orange garden cutter&#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black and orange garden cutter&#10;&#10;Description automatically generated, Pictu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23060" cy="1082040"/>
                    </a:xfrm>
                    <a:prstGeom prst="rect">
                      <a:avLst/>
                    </a:prstGeom>
                    <a:noFill/>
                    <a:ln>
                      <a:noFill/>
                    </a:ln>
                  </pic:spPr>
                </pic:pic>
              </a:graphicData>
            </a:graphic>
          </wp:inline>
        </w:drawing>
      </w:r>
      <w:r w:rsidRPr="00F27E48">
        <w:rPr>
          <w:color w:val="000000" w:themeColor="text1"/>
        </w:rPr>
        <w:br/>
      </w:r>
      <w:r w:rsidRPr="008E5B9A">
        <w:rPr>
          <w:b/>
          <w:bCs/>
          <w:color w:val="000000" w:themeColor="text1"/>
          <w:sz w:val="18"/>
          <w:szCs w:val="18"/>
        </w:rPr>
        <w:t>Figure 2:</w:t>
      </w:r>
      <w:r w:rsidRPr="008E5B9A">
        <w:rPr>
          <w:color w:val="000000" w:themeColor="text1"/>
          <w:sz w:val="18"/>
          <w:szCs w:val="18"/>
        </w:rPr>
        <w:t xml:space="preserve"> Ratcheting Garden Shear</w:t>
      </w:r>
      <w:r w:rsidR="006D61F5">
        <w:rPr>
          <w:color w:val="000000" w:themeColor="text1"/>
          <w:sz w:val="18"/>
          <w:szCs w:val="18"/>
        </w:rPr>
        <w:t>s</w:t>
      </w:r>
    </w:p>
    <w:p w14:paraId="182E6B4D" w14:textId="5B7A63FE" w:rsidR="000C530B" w:rsidRPr="00F27E48" w:rsidRDefault="000C530B" w:rsidP="00652486">
      <w:pPr>
        <w:spacing w:after="160"/>
        <w:ind w:firstLine="720"/>
        <w:textAlignment w:val="auto"/>
        <w:rPr>
          <w:color w:val="000000" w:themeColor="text1"/>
        </w:rPr>
      </w:pPr>
      <w:r w:rsidRPr="00F27E48">
        <w:rPr>
          <w:color w:val="000000" w:themeColor="text1"/>
        </w:rPr>
        <w:t>Figure 2 displays ratcheting garden shear</w:t>
      </w:r>
      <w:r w:rsidR="006D1A31">
        <w:rPr>
          <w:color w:val="000000" w:themeColor="text1"/>
        </w:rPr>
        <w:t>s</w:t>
      </w:r>
      <w:r w:rsidRPr="00F27E48">
        <w:rPr>
          <w:color w:val="000000" w:themeColor="text1"/>
        </w:rPr>
        <w:t xml:space="preserve">, where the goal is to reduce the cutting force </w:t>
      </w:r>
      <w:r w:rsidR="00E32951">
        <w:rPr>
          <w:color w:val="000000" w:themeColor="text1"/>
        </w:rPr>
        <w:t xml:space="preserve">by </w:t>
      </w:r>
      <w:r w:rsidR="00136908">
        <w:rPr>
          <w:color w:val="000000" w:themeColor="text1"/>
        </w:rPr>
        <w:t>making</w:t>
      </w:r>
      <w:r w:rsidR="00E32951">
        <w:rPr>
          <w:color w:val="000000" w:themeColor="text1"/>
        </w:rPr>
        <w:t xml:space="preserve"> the </w:t>
      </w:r>
      <w:r w:rsidR="00F44D9B">
        <w:rPr>
          <w:color w:val="000000" w:themeColor="text1"/>
        </w:rPr>
        <w:t>cut</w:t>
      </w:r>
      <w:r w:rsidR="00E32951">
        <w:rPr>
          <w:color w:val="000000" w:themeColor="text1"/>
        </w:rPr>
        <w:t xml:space="preserve"> in multiple steps</w:t>
      </w:r>
      <w:r w:rsidRPr="00F27E48">
        <w:rPr>
          <w:color w:val="000000" w:themeColor="text1"/>
        </w:rPr>
        <w:t xml:space="preserve">. However, the </w:t>
      </w:r>
      <w:r w:rsidR="0041620B">
        <w:rPr>
          <w:color w:val="000000" w:themeColor="text1"/>
        </w:rPr>
        <w:t>main disadvantage</w:t>
      </w:r>
      <w:r w:rsidRPr="00F27E48">
        <w:rPr>
          <w:color w:val="000000" w:themeColor="text1"/>
        </w:rPr>
        <w:t xml:space="preserve"> of this </w:t>
      </w:r>
      <w:r w:rsidR="00F0077C">
        <w:rPr>
          <w:color w:val="000000" w:themeColor="text1"/>
        </w:rPr>
        <w:t>design</w:t>
      </w:r>
      <w:r w:rsidRPr="00F27E48">
        <w:rPr>
          <w:color w:val="000000" w:themeColor="text1"/>
        </w:rPr>
        <w:t xml:space="preserve"> is that the user experiences fatigue due to the repeated motion of the ratchet</w:t>
      </w:r>
      <w:r w:rsidR="0041620B">
        <w:rPr>
          <w:color w:val="000000" w:themeColor="text1"/>
        </w:rPr>
        <w:t>. Because Smile Farm deals with relatively thin vegetables, this design is not suitable</w:t>
      </w:r>
      <w:r w:rsidRPr="00F27E48">
        <w:rPr>
          <w:color w:val="000000" w:themeColor="text1"/>
        </w:rPr>
        <w:t xml:space="preserve"> as </w:t>
      </w:r>
      <w:r w:rsidR="0041620B">
        <w:rPr>
          <w:color w:val="000000" w:themeColor="text1"/>
        </w:rPr>
        <w:t xml:space="preserve">there is </w:t>
      </w:r>
      <w:r w:rsidR="00C72C3C">
        <w:rPr>
          <w:color w:val="000000" w:themeColor="text1"/>
        </w:rPr>
        <w:t>little need for repeated ratcheting motion.</w:t>
      </w:r>
    </w:p>
    <w:p w14:paraId="47D723F1" w14:textId="77777777" w:rsidR="000C530B" w:rsidRPr="00F27E48" w:rsidRDefault="000C530B" w:rsidP="00B344D0">
      <w:pPr>
        <w:spacing w:after="160"/>
        <w:jc w:val="left"/>
        <w:textAlignment w:val="auto"/>
        <w:rPr>
          <w:color w:val="000000" w:themeColor="text1"/>
        </w:rPr>
      </w:pPr>
      <w:r w:rsidRPr="000C530B">
        <w:rPr>
          <w:noProof/>
        </w:rPr>
        <w:drawing>
          <wp:inline distT="0" distB="0" distL="0" distR="0" wp14:anchorId="0545D5EA" wp14:editId="632C2EC6">
            <wp:extent cx="1623060" cy="1485900"/>
            <wp:effectExtent l="0" t="0" r="0" b="0"/>
            <wp:docPr id="1389504095" name="Picture 6" descr="A green and black cordless trimmer&#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green and black cordless trimmer&#10;&#10;Description automatically generated, Pi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23060" cy="1485900"/>
                    </a:xfrm>
                    <a:prstGeom prst="rect">
                      <a:avLst/>
                    </a:prstGeom>
                    <a:noFill/>
                    <a:ln>
                      <a:noFill/>
                    </a:ln>
                  </pic:spPr>
                </pic:pic>
              </a:graphicData>
            </a:graphic>
          </wp:inline>
        </w:drawing>
      </w:r>
      <w:r w:rsidRPr="000C530B">
        <w:rPr>
          <w:noProof/>
        </w:rPr>
        <w:drawing>
          <wp:inline distT="0" distB="0" distL="0" distR="0" wp14:anchorId="310B47AF" wp14:editId="18C9D1AE">
            <wp:extent cx="1485900" cy="1447800"/>
            <wp:effectExtent l="0" t="0" r="0" b="0"/>
            <wp:docPr id="633121553" name="Picture 5" descr="A tool set with a tool box and a pruner&#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tool set with a tool box and a pruner&#10;&#10;Description automatically generated, Pi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5900" cy="1447800"/>
                    </a:xfrm>
                    <a:prstGeom prst="rect">
                      <a:avLst/>
                    </a:prstGeom>
                    <a:noFill/>
                    <a:ln>
                      <a:noFill/>
                    </a:ln>
                  </pic:spPr>
                </pic:pic>
              </a:graphicData>
            </a:graphic>
          </wp:inline>
        </w:drawing>
      </w:r>
      <w:r w:rsidRPr="00F27E48">
        <w:rPr>
          <w:color w:val="000000" w:themeColor="text1"/>
        </w:rPr>
        <w:t> </w:t>
      </w:r>
    </w:p>
    <w:p w14:paraId="238AAC85" w14:textId="29BCAB91" w:rsidR="000C530B" w:rsidRPr="00F27E48" w:rsidRDefault="000C530B" w:rsidP="00F46CE6">
      <w:pPr>
        <w:spacing w:after="160"/>
        <w:jc w:val="center"/>
        <w:textAlignment w:val="auto"/>
        <w:rPr>
          <w:color w:val="000000" w:themeColor="text1"/>
        </w:rPr>
      </w:pPr>
      <w:r w:rsidRPr="008E5B9A">
        <w:rPr>
          <w:b/>
          <w:bCs/>
          <w:color w:val="000000" w:themeColor="text1"/>
          <w:sz w:val="18"/>
          <w:szCs w:val="18"/>
        </w:rPr>
        <w:t>Figure 3:</w:t>
      </w:r>
      <w:r w:rsidRPr="008E5B9A">
        <w:rPr>
          <w:color w:val="000000" w:themeColor="text1"/>
          <w:sz w:val="18"/>
          <w:szCs w:val="18"/>
        </w:rPr>
        <w:t xml:space="preserve"> Motorized Garden Shears</w:t>
      </w:r>
    </w:p>
    <w:p w14:paraId="301EA959" w14:textId="622502B0" w:rsidR="000C530B" w:rsidRPr="00F27E48" w:rsidRDefault="000C530B" w:rsidP="00652486">
      <w:pPr>
        <w:spacing w:after="160"/>
        <w:ind w:firstLine="360"/>
        <w:textAlignment w:val="auto"/>
        <w:rPr>
          <w:color w:val="000000" w:themeColor="text1"/>
        </w:rPr>
      </w:pPr>
      <w:r w:rsidRPr="00F27E48">
        <w:rPr>
          <w:color w:val="000000" w:themeColor="text1"/>
        </w:rPr>
        <w:t>Motorized shears, as seen in Figure 3, are useful for cutting thin stems and small weeds. The shear</w:t>
      </w:r>
      <w:r w:rsidR="006D1A31">
        <w:rPr>
          <w:color w:val="000000" w:themeColor="text1"/>
        </w:rPr>
        <w:t>s</w:t>
      </w:r>
      <w:r w:rsidRPr="00F27E48">
        <w:rPr>
          <w:color w:val="000000" w:themeColor="text1"/>
        </w:rPr>
        <w:t xml:space="preserve"> on the left </w:t>
      </w:r>
      <w:r w:rsidR="006D1A31">
        <w:rPr>
          <w:color w:val="000000" w:themeColor="text1"/>
        </w:rPr>
        <w:t>are</w:t>
      </w:r>
      <w:r w:rsidRPr="00F27E48">
        <w:rPr>
          <w:color w:val="000000" w:themeColor="text1"/>
        </w:rPr>
        <w:t xml:space="preserve"> lower voltage shear</w:t>
      </w:r>
      <w:r w:rsidR="006D1A31">
        <w:rPr>
          <w:color w:val="000000" w:themeColor="text1"/>
        </w:rPr>
        <w:t>s</w:t>
      </w:r>
      <w:r w:rsidRPr="00F27E48">
        <w:rPr>
          <w:color w:val="000000" w:themeColor="text1"/>
        </w:rPr>
        <w:t xml:space="preserve"> that make </w:t>
      </w:r>
      <w:r w:rsidR="006D1A31">
        <w:rPr>
          <w:color w:val="000000" w:themeColor="text1"/>
        </w:rPr>
        <w:t>them</w:t>
      </w:r>
      <w:r w:rsidRPr="00F27E48">
        <w:rPr>
          <w:color w:val="000000" w:themeColor="text1"/>
        </w:rPr>
        <w:t xml:space="preserve"> light and easier to carry. However, th</w:t>
      </w:r>
      <w:r w:rsidR="006D1A31">
        <w:rPr>
          <w:color w:val="000000" w:themeColor="text1"/>
        </w:rPr>
        <w:t>ese</w:t>
      </w:r>
      <w:r w:rsidRPr="00F27E48">
        <w:rPr>
          <w:color w:val="000000" w:themeColor="text1"/>
        </w:rPr>
        <w:t xml:space="preserve"> shear</w:t>
      </w:r>
      <w:r w:rsidR="006D1A31">
        <w:rPr>
          <w:color w:val="000000" w:themeColor="text1"/>
        </w:rPr>
        <w:t>s</w:t>
      </w:r>
      <w:r w:rsidRPr="00F27E48">
        <w:rPr>
          <w:color w:val="000000" w:themeColor="text1"/>
        </w:rPr>
        <w:t xml:space="preserve"> struggle to cut produce with thicker stems. Additionally, there is nothing guarding the blades during use, so it can also be dangerous for people</w:t>
      </w:r>
      <w:r w:rsidR="00006253">
        <w:rPr>
          <w:color w:val="000000" w:themeColor="text1"/>
        </w:rPr>
        <w:t xml:space="preserve"> with disabilities</w:t>
      </w:r>
      <w:r w:rsidRPr="00F27E48">
        <w:rPr>
          <w:color w:val="000000" w:themeColor="text1"/>
        </w:rPr>
        <w:t xml:space="preserve"> to use. The </w:t>
      </w:r>
      <w:r w:rsidR="00414324">
        <w:rPr>
          <w:color w:val="000000" w:themeColor="text1"/>
        </w:rPr>
        <w:t>figure</w:t>
      </w:r>
      <w:r w:rsidRPr="00F27E48">
        <w:rPr>
          <w:color w:val="000000" w:themeColor="text1"/>
        </w:rPr>
        <w:t xml:space="preserve"> on the right is </w:t>
      </w:r>
      <w:r w:rsidR="00414324">
        <w:rPr>
          <w:color w:val="000000" w:themeColor="text1"/>
        </w:rPr>
        <w:t xml:space="preserve">another pair of </w:t>
      </w:r>
      <w:r w:rsidRPr="00F27E48">
        <w:rPr>
          <w:color w:val="000000" w:themeColor="text1"/>
        </w:rPr>
        <w:t xml:space="preserve">motorized </w:t>
      </w:r>
      <w:r w:rsidR="009B6B3F" w:rsidRPr="00F27E48">
        <w:rPr>
          <w:color w:val="000000" w:themeColor="text1"/>
        </w:rPr>
        <w:t>shear</w:t>
      </w:r>
      <w:r w:rsidR="00414324">
        <w:rPr>
          <w:color w:val="000000" w:themeColor="text1"/>
        </w:rPr>
        <w:t>s</w:t>
      </w:r>
      <w:r w:rsidRPr="00F27E48">
        <w:rPr>
          <w:color w:val="000000" w:themeColor="text1"/>
        </w:rPr>
        <w:t xml:space="preserve"> with a higher voltage. This makes it easier to cut stems of various thicknesses, but the weight of the shear</w:t>
      </w:r>
      <w:r w:rsidR="00F54200">
        <w:rPr>
          <w:color w:val="000000" w:themeColor="text1"/>
        </w:rPr>
        <w:t>s</w:t>
      </w:r>
      <w:r w:rsidRPr="00F27E48">
        <w:rPr>
          <w:color w:val="000000" w:themeColor="text1"/>
        </w:rPr>
        <w:t xml:space="preserve"> </w:t>
      </w:r>
      <w:r w:rsidR="00A7237D">
        <w:rPr>
          <w:color w:val="000000" w:themeColor="text1"/>
        </w:rPr>
        <w:t>ranges anywhere from 2 to 6 pounds</w:t>
      </w:r>
      <w:r w:rsidRPr="00F27E48">
        <w:rPr>
          <w:color w:val="000000" w:themeColor="text1"/>
        </w:rPr>
        <w:t xml:space="preserve">. </w:t>
      </w:r>
      <w:commentRangeStart w:id="1"/>
      <w:commentRangeEnd w:id="1"/>
      <w:r w:rsidRPr="000C530B">
        <w:rPr>
          <w:rStyle w:val="CommentReference"/>
          <w:sz w:val="20"/>
          <w:szCs w:val="20"/>
        </w:rPr>
        <w:commentReference w:id="1"/>
      </w:r>
      <w:r w:rsidR="004F01A1">
        <w:rPr>
          <w:color w:val="000000" w:themeColor="text1"/>
        </w:rPr>
        <w:t>To reduce the weight, using a mains power source such as an outlet could be introduced instead of designing a battery</w:t>
      </w:r>
      <w:r w:rsidR="00F2517B">
        <w:rPr>
          <w:color w:val="000000" w:themeColor="text1"/>
        </w:rPr>
        <w:t>-</w:t>
      </w:r>
      <w:r w:rsidR="004F01A1">
        <w:rPr>
          <w:color w:val="000000" w:themeColor="text1"/>
        </w:rPr>
        <w:t xml:space="preserve">operated tool, but the lack of </w:t>
      </w:r>
      <w:r w:rsidR="00FB3C54">
        <w:rPr>
          <w:color w:val="000000" w:themeColor="text1"/>
        </w:rPr>
        <w:t xml:space="preserve">electricity supply in the greenhouse and the </w:t>
      </w:r>
      <w:r w:rsidR="00B6183E">
        <w:rPr>
          <w:color w:val="000000" w:themeColor="text1"/>
        </w:rPr>
        <w:t xml:space="preserve">tripping hazard posed by </w:t>
      </w:r>
      <w:r w:rsidR="00087C8E">
        <w:rPr>
          <w:color w:val="000000" w:themeColor="text1"/>
        </w:rPr>
        <w:t>extension makes this solution less than ideal.</w:t>
      </w:r>
    </w:p>
    <w:p w14:paraId="7CEEDEF4" w14:textId="793DE23A" w:rsidR="000C530B" w:rsidRPr="008C095F" w:rsidRDefault="000C530B" w:rsidP="000C530B">
      <w:pPr>
        <w:pStyle w:val="BodyTextIndent"/>
        <w:numPr>
          <w:ilvl w:val="1"/>
          <w:numId w:val="3"/>
        </w:numPr>
        <w:rPr>
          <w:rFonts w:ascii="Arial" w:hAnsi="Arial" w:cs="Arial"/>
          <w:b/>
          <w:kern w:val="0"/>
        </w:rPr>
      </w:pPr>
      <w:r>
        <w:rPr>
          <w:rFonts w:ascii="Arial" w:hAnsi="Arial" w:cs="Arial"/>
          <w:b/>
          <w:kern w:val="0"/>
        </w:rPr>
        <w:t>Regulations and Codes</w:t>
      </w:r>
    </w:p>
    <w:p w14:paraId="61776563" w14:textId="2BAAF37C" w:rsidR="00A31548" w:rsidRPr="002712D8" w:rsidRDefault="00B344D0" w:rsidP="002712D8">
      <w:pPr>
        <w:ind w:firstLine="360"/>
        <w:rPr>
          <w:color w:val="000000" w:themeColor="text1"/>
        </w:rPr>
      </w:pPr>
      <w:r w:rsidRPr="00B344D0">
        <w:rPr>
          <w:color w:val="000000" w:themeColor="text1"/>
        </w:rPr>
        <w:t>A 2019 study [7] investigates various types of garden shears in terms of how much force is required to cut abelia branches of varying diameters. A tensile machine is used to conduct tests to quantify the forces required. They reference the EN-1005-3 standard which states that the force applied by a hand should not exceed 300N and ideally should stay between 150-200N. In this study, low-cost shears were compared to find optimal designs for the best hand health. For the experiment, a speed of 300</w:t>
      </w:r>
      <w:r w:rsidR="00777929">
        <w:rPr>
          <w:color w:val="000000" w:themeColor="text1"/>
        </w:rPr>
        <w:t xml:space="preserve"> </w:t>
      </w:r>
      <w:r w:rsidRPr="00B344D0">
        <w:rPr>
          <w:color w:val="000000" w:themeColor="text1"/>
        </w:rPr>
        <w:t xml:space="preserve">mm/min was used. They found the angle of the blade directly </w:t>
      </w:r>
      <w:r w:rsidR="006D5AF3">
        <w:rPr>
          <w:color w:val="000000" w:themeColor="text1"/>
        </w:rPr>
        <w:t>a</w:t>
      </w:r>
      <w:r w:rsidRPr="00B344D0">
        <w:rPr>
          <w:color w:val="000000" w:themeColor="text1"/>
        </w:rPr>
        <w:t xml:space="preserve">ffects the cutting energy required. Ultimately, all the garden shears performed well below the recommended cutting forces, so they were all ergonomic. </w:t>
      </w:r>
    </w:p>
    <w:p w14:paraId="3C79764F" w14:textId="77777777" w:rsidR="008C095F" w:rsidRDefault="008C095F" w:rsidP="000552C1">
      <w:pPr>
        <w:pStyle w:val="BodyTextIndent"/>
        <w:rPr>
          <w:kern w:val="0"/>
        </w:rPr>
      </w:pPr>
    </w:p>
    <w:p w14:paraId="03BC20C3" w14:textId="78F6B10D" w:rsidR="00005B6D" w:rsidRDefault="000C530B" w:rsidP="00005B6D">
      <w:pPr>
        <w:pStyle w:val="BodyTextIndent"/>
        <w:numPr>
          <w:ilvl w:val="0"/>
          <w:numId w:val="3"/>
        </w:numPr>
        <w:ind w:left="360"/>
        <w:rPr>
          <w:rFonts w:ascii="Arial" w:hAnsi="Arial" w:cs="Arial"/>
          <w:b/>
          <w:kern w:val="0"/>
        </w:rPr>
      </w:pPr>
      <w:r>
        <w:rPr>
          <w:rFonts w:ascii="Arial" w:hAnsi="Arial" w:cs="Arial"/>
          <w:b/>
          <w:kern w:val="0"/>
        </w:rPr>
        <w:t>Design Process</w:t>
      </w:r>
    </w:p>
    <w:p w14:paraId="4E2DB832" w14:textId="77777777" w:rsidR="00005B6D" w:rsidRPr="00005B6D" w:rsidRDefault="00005B6D" w:rsidP="00005B6D">
      <w:pPr>
        <w:pStyle w:val="BodyTextIndent"/>
        <w:ind w:firstLine="0"/>
        <w:rPr>
          <w:rFonts w:ascii="Arial" w:hAnsi="Arial" w:cs="Arial"/>
          <w:b/>
          <w:kern w:val="0"/>
        </w:rPr>
      </w:pPr>
    </w:p>
    <w:p w14:paraId="4A2C16DC" w14:textId="77777777" w:rsidR="000C530B" w:rsidRDefault="000C530B" w:rsidP="000C530B">
      <w:pPr>
        <w:pStyle w:val="BodyTextIndent"/>
        <w:numPr>
          <w:ilvl w:val="1"/>
          <w:numId w:val="3"/>
        </w:numPr>
        <w:rPr>
          <w:rFonts w:ascii="Arial" w:hAnsi="Arial" w:cs="Arial"/>
          <w:b/>
          <w:kern w:val="0"/>
        </w:rPr>
      </w:pPr>
      <w:r>
        <w:rPr>
          <w:rFonts w:ascii="Arial" w:hAnsi="Arial" w:cs="Arial"/>
          <w:b/>
          <w:kern w:val="0"/>
        </w:rPr>
        <w:t>Design Criteria</w:t>
      </w:r>
    </w:p>
    <w:p w14:paraId="42DBF429" w14:textId="77777777" w:rsidR="00005B6D" w:rsidRDefault="00005B6D" w:rsidP="00005B6D">
      <w:pPr>
        <w:pStyle w:val="BodyTextIndent"/>
        <w:ind w:firstLine="0"/>
        <w:rPr>
          <w:rFonts w:ascii="Arial" w:hAnsi="Arial" w:cs="Arial"/>
          <w:b/>
          <w:kern w:val="0"/>
        </w:rPr>
      </w:pPr>
    </w:p>
    <w:p w14:paraId="08FEC7CC" w14:textId="3C43403C" w:rsidR="00B00DCE" w:rsidRDefault="00B00DCE" w:rsidP="00B00DCE">
      <w:pPr>
        <w:pStyle w:val="BodyTextIndent"/>
        <w:numPr>
          <w:ilvl w:val="2"/>
          <w:numId w:val="3"/>
        </w:numPr>
        <w:rPr>
          <w:rFonts w:ascii="Arial" w:hAnsi="Arial" w:cs="Arial"/>
          <w:b/>
          <w:kern w:val="0"/>
        </w:rPr>
      </w:pPr>
      <w:r>
        <w:rPr>
          <w:rFonts w:ascii="Arial" w:hAnsi="Arial" w:cs="Arial"/>
          <w:b/>
          <w:kern w:val="0"/>
        </w:rPr>
        <w:t>Requirements</w:t>
      </w:r>
    </w:p>
    <w:p w14:paraId="783A2B07" w14:textId="5062ABB2" w:rsidR="00F21AF3" w:rsidRPr="00AF348B" w:rsidRDefault="00005B6D" w:rsidP="00BA72DC">
      <w:pPr>
        <w:ind w:firstLine="360"/>
      </w:pPr>
      <w:r w:rsidRPr="00AF348B">
        <w:t xml:space="preserve">There are several requirements that our product must meet. First, the product must be able to remove a vegetable from its stem to harvest. The product should also be able to cut peppers, tomatoes, and eggplant stems, as those are </w:t>
      </w:r>
      <w:r w:rsidR="00BA72DC">
        <w:t>typically</w:t>
      </w:r>
      <w:r w:rsidRPr="00AF348B">
        <w:t xml:space="preserve"> harvested at </w:t>
      </w:r>
      <w:r w:rsidR="00BA72DC">
        <w:t xml:space="preserve">the </w:t>
      </w:r>
      <w:r w:rsidRPr="00AF348B">
        <w:t xml:space="preserve">Smile Farms </w:t>
      </w:r>
      <w:r w:rsidR="00BA72DC">
        <w:t>greenhouse</w:t>
      </w:r>
      <w:r w:rsidRPr="00AF348B">
        <w:t xml:space="preserve"> </w:t>
      </w:r>
      <w:r w:rsidR="00BA72DC">
        <w:t>in</w:t>
      </w:r>
      <w:r w:rsidRPr="00AF348B">
        <w:t xml:space="preserve"> CP Unlimited. </w:t>
      </w:r>
      <w:r w:rsidR="00FC4947">
        <w:t xml:space="preserve">These stems are </w:t>
      </w:r>
      <w:r w:rsidR="008A7D9A">
        <w:t>around 0.1</w:t>
      </w:r>
      <w:r w:rsidR="007F605B">
        <w:t xml:space="preserve"> </w:t>
      </w:r>
      <w:r w:rsidR="008A7D9A">
        <w:t>in</w:t>
      </w:r>
      <w:r w:rsidR="007F605B">
        <w:t>ch</w:t>
      </w:r>
      <w:r w:rsidR="008A7D9A">
        <w:t xml:space="preserve"> </w:t>
      </w:r>
      <w:r w:rsidR="00494700">
        <w:t>in diameter, as measured from tomato plants</w:t>
      </w:r>
      <w:r w:rsidR="00BA72DC">
        <w:t xml:space="preserve"> (Appendix B)</w:t>
      </w:r>
      <w:r w:rsidRPr="00AF348B">
        <w:t xml:space="preserve">. Additionally, the product should be able to cut at least 50 vegetables continuously </w:t>
      </w:r>
      <w:r w:rsidR="00F21AF3">
        <w:t>as a benchmark</w:t>
      </w:r>
      <w:r w:rsidRPr="00AF348B">
        <w:t xml:space="preserve"> for the amount of produce an employee </w:t>
      </w:r>
      <w:r w:rsidR="00494700">
        <w:t xml:space="preserve">is </w:t>
      </w:r>
      <w:r w:rsidR="006F0FE0">
        <w:t>estimated</w:t>
      </w:r>
      <w:r w:rsidR="00494700">
        <w:t xml:space="preserve"> to</w:t>
      </w:r>
      <w:r w:rsidRPr="00AF348B">
        <w:t xml:space="preserve"> harvest at one time. Last</w:t>
      </w:r>
      <w:r w:rsidR="00F21AF3">
        <w:t>ly</w:t>
      </w:r>
      <w:r w:rsidRPr="00AF348B">
        <w:t>, the product must operate for two hours minimum</w:t>
      </w:r>
      <w:r w:rsidR="00F21AF3">
        <w:t>, which is</w:t>
      </w:r>
      <w:r w:rsidRPr="00AF348B">
        <w:t xml:space="preserve"> the </w:t>
      </w:r>
      <w:r w:rsidR="00F21AF3">
        <w:t xml:space="preserve">estimated length of </w:t>
      </w:r>
      <w:r w:rsidRPr="00AF348B">
        <w:t xml:space="preserve">time an employee </w:t>
      </w:r>
      <w:r w:rsidR="00F21AF3">
        <w:t>harvests for</w:t>
      </w:r>
      <w:r w:rsidRPr="00AF348B">
        <w:t xml:space="preserve">. </w:t>
      </w:r>
    </w:p>
    <w:p w14:paraId="5D250DF7" w14:textId="77777777" w:rsidR="00D42A0D" w:rsidRDefault="00D42A0D" w:rsidP="00D42A0D">
      <w:pPr>
        <w:pStyle w:val="BodyTextIndent"/>
        <w:ind w:firstLine="0"/>
        <w:rPr>
          <w:rFonts w:ascii="Arial" w:hAnsi="Arial" w:cs="Arial"/>
          <w:b/>
          <w:kern w:val="0"/>
        </w:rPr>
      </w:pPr>
    </w:p>
    <w:p w14:paraId="55C98373" w14:textId="6E6CE342" w:rsidR="00B00DCE" w:rsidRDefault="00A57BC5" w:rsidP="00B00DCE">
      <w:pPr>
        <w:pStyle w:val="BodyTextIndent"/>
        <w:numPr>
          <w:ilvl w:val="2"/>
          <w:numId w:val="3"/>
        </w:numPr>
        <w:rPr>
          <w:rFonts w:ascii="Arial" w:hAnsi="Arial" w:cs="Arial"/>
          <w:b/>
          <w:kern w:val="0"/>
        </w:rPr>
      </w:pPr>
      <w:r>
        <w:rPr>
          <w:rFonts w:ascii="Arial" w:hAnsi="Arial" w:cs="Arial"/>
          <w:b/>
          <w:kern w:val="0"/>
        </w:rPr>
        <w:t>Criteria</w:t>
      </w:r>
    </w:p>
    <w:p w14:paraId="7A04EF20" w14:textId="2CAABD68" w:rsidR="00140DB4" w:rsidRPr="00AF348B" w:rsidRDefault="007D57FF" w:rsidP="00935364">
      <w:pPr>
        <w:ind w:firstLine="360"/>
      </w:pPr>
      <w:r w:rsidRPr="007D57FF">
        <w:t>Because CP Unlimited and CREATE aim to provide job opportunities to people</w:t>
      </w:r>
      <w:r w:rsidR="0013171F">
        <w:t xml:space="preserve"> with disabilities</w:t>
      </w:r>
      <w:r w:rsidRPr="007D57FF">
        <w:t xml:space="preserve">, introducing a fully automated system or tool would be counterproductive to the goals of the program. Having sensors that could detect stem location or using a motorized tool would take away agency from the user, </w:t>
      </w:r>
      <w:r w:rsidR="00062588">
        <w:t xml:space="preserve">thus those </w:t>
      </w:r>
      <w:r w:rsidRPr="007D57FF">
        <w:t>design choices should be avoided.</w:t>
      </w:r>
      <w:r w:rsidR="00A66624" w:rsidRPr="00A66624">
        <w:t xml:space="preserve"> </w:t>
      </w:r>
      <w:r w:rsidR="00A66624">
        <w:t>Moreover, w</w:t>
      </w:r>
      <w:r w:rsidR="00A66624" w:rsidRPr="00A66624">
        <w:t>orkers at Smile Farms should be able to engage with their work without the need for intense supervision</w:t>
      </w:r>
      <w:r w:rsidR="00A66624">
        <w:t xml:space="preserve">, so safety and maneuverability of the tool </w:t>
      </w:r>
      <w:r w:rsidR="00A9506D">
        <w:t>are important to consider.</w:t>
      </w:r>
    </w:p>
    <w:p w14:paraId="24188988" w14:textId="77777777" w:rsidR="00D50E1E" w:rsidRDefault="00D50E1E" w:rsidP="00670854"/>
    <w:p w14:paraId="34AA056E" w14:textId="03780454" w:rsidR="007626C7" w:rsidRDefault="00D50E1E" w:rsidP="002370EE">
      <w:pPr>
        <w:ind w:firstLine="360"/>
      </w:pPr>
      <w:r w:rsidRPr="00D50E1E">
        <w:t xml:space="preserve">To ensure user safety while promoting independence, the safety lock must be improved upon. It should also be easily maintainable to prevent rust from forming as well as dirt </w:t>
      </w:r>
      <w:r w:rsidR="00985F04">
        <w:t>clogging</w:t>
      </w:r>
      <w:r w:rsidRPr="00D50E1E">
        <w:t xml:space="preserve"> the lock. The rusting of shear</w:t>
      </w:r>
      <w:r w:rsidR="006D1A31">
        <w:t>s</w:t>
      </w:r>
      <w:r w:rsidRPr="00D50E1E">
        <w:t xml:space="preserve"> blades can be addressed by implementing cheap, replaceable blades that can be removed and switched out</w:t>
      </w:r>
      <w:r w:rsidR="00785DBB">
        <w:t>. T</w:t>
      </w:r>
      <w:r w:rsidR="00B7793A">
        <w:t xml:space="preserve">he </w:t>
      </w:r>
      <w:r w:rsidRPr="00D50E1E">
        <w:t xml:space="preserve">emphasis on replaceability also allows </w:t>
      </w:r>
      <w:r w:rsidR="00B7793A">
        <w:t>the redesigned</w:t>
      </w:r>
      <w:r w:rsidRPr="00D50E1E">
        <w:t xml:space="preserve"> shear</w:t>
      </w:r>
      <w:r w:rsidR="006D1A31">
        <w:t>s</w:t>
      </w:r>
      <w:r w:rsidRPr="00D50E1E">
        <w:t xml:space="preserve"> to be more</w:t>
      </w:r>
      <w:r w:rsidR="004361B1">
        <w:t xml:space="preserve"> cost </w:t>
      </w:r>
      <w:r w:rsidRPr="00D50E1E">
        <w:t>eff</w:t>
      </w:r>
      <w:r>
        <w:t xml:space="preserve">ective </w:t>
      </w:r>
      <w:r w:rsidR="004361B1">
        <w:t>in</w:t>
      </w:r>
      <w:r>
        <w:t xml:space="preserve"> the long term. </w:t>
      </w:r>
    </w:p>
    <w:p w14:paraId="0A2F9CCF" w14:textId="2C5FBE7B" w:rsidR="001E283D" w:rsidRDefault="001E283D" w:rsidP="00670854"/>
    <w:p w14:paraId="2E1CC688" w14:textId="0C16904E" w:rsidR="00940FBE" w:rsidRDefault="007626C7" w:rsidP="002370EE">
      <w:pPr>
        <w:ind w:firstLine="360"/>
        <w:rPr>
          <w:ins w:id="2" w:author="Microsoft Word" w:date="2025-05-11T11:27:00Z" w16du:dateUtc="2025-05-11T15:27:00Z"/>
        </w:rPr>
      </w:pPr>
      <w:r>
        <w:t>To address the</w:t>
      </w:r>
      <w:r w:rsidR="00195705">
        <w:t xml:space="preserve"> limited wrist rotation and joint movement of the users, a design centered around user comfort </w:t>
      </w:r>
      <w:r w:rsidR="00AE6D14">
        <w:t xml:space="preserve">should be implemented. Completely reducing the need for wrist adjustments is not possible, as </w:t>
      </w:r>
      <w:r w:rsidR="005B6A15">
        <w:t xml:space="preserve">introducing </w:t>
      </w:r>
      <w:r w:rsidR="0085004B">
        <w:t xml:space="preserve">new </w:t>
      </w:r>
      <w:r w:rsidR="005B6A15">
        <w:t>mechanisms</w:t>
      </w:r>
      <w:r w:rsidR="0085004B">
        <w:t xml:space="preserve"> will </w:t>
      </w:r>
      <w:r w:rsidR="00E67C73">
        <w:t xml:space="preserve">add </w:t>
      </w:r>
      <w:r w:rsidR="00F303FD">
        <w:t>width and weight, while not being able to fully</w:t>
      </w:r>
      <w:r w:rsidR="0085004B">
        <w:t xml:space="preserve"> account for the randomness of </w:t>
      </w:r>
      <w:r w:rsidR="00B57FE4">
        <w:t xml:space="preserve">plant shapes and orientations. </w:t>
      </w:r>
      <w:r w:rsidR="00E039E5">
        <w:t xml:space="preserve">Instead, </w:t>
      </w:r>
      <w:r w:rsidR="00BB185D">
        <w:t xml:space="preserve">the design should prioritize </w:t>
      </w:r>
      <w:r w:rsidR="00061ED9">
        <w:t>aligning the wrist with the arm</w:t>
      </w:r>
      <w:r w:rsidR="00132BAD">
        <w:t xml:space="preserve"> </w:t>
      </w:r>
      <w:r w:rsidR="00467E1F">
        <w:t xml:space="preserve">to execute the cutting motion, rather than having </w:t>
      </w:r>
      <w:r w:rsidR="003537A7">
        <w:t xml:space="preserve">the user </w:t>
      </w:r>
      <w:r w:rsidR="001D0429">
        <w:t xml:space="preserve">bend their wrist </w:t>
      </w:r>
      <w:r w:rsidR="006B71A4">
        <w:t>at an awkward angle</w:t>
      </w:r>
      <w:r w:rsidR="001D0429">
        <w:t>.</w:t>
      </w:r>
    </w:p>
    <w:p w14:paraId="223B3541" w14:textId="11A144F7" w:rsidR="007D57FF" w:rsidRDefault="005B6A15" w:rsidP="00670854">
      <w:r>
        <w:t xml:space="preserve"> </w:t>
      </w:r>
    </w:p>
    <w:p w14:paraId="6886CEEE" w14:textId="276F96CE" w:rsidR="007D57FF" w:rsidRPr="00AF348B" w:rsidRDefault="00A9506D" w:rsidP="002370EE">
      <w:pPr>
        <w:ind w:firstLine="360"/>
      </w:pPr>
      <w:r>
        <w:t>T</w:t>
      </w:r>
      <w:r w:rsidR="00646BBB">
        <w:t xml:space="preserve">he redesign should emphasize user independence </w:t>
      </w:r>
      <w:r w:rsidR="00B87779">
        <w:t>by implementing a one-handed, fully mechanical design</w:t>
      </w:r>
      <w:r>
        <w:t xml:space="preserve">, allowing human input to provide actuation and maintain control of the tool. </w:t>
      </w:r>
      <w:r w:rsidR="00E317FA">
        <w:t xml:space="preserve">The ergonomics of the new shears should also be improved to provide a more comfortable experience for </w:t>
      </w:r>
      <w:r w:rsidR="00586B51">
        <w:t>users with disabilities</w:t>
      </w:r>
      <w:r w:rsidR="00E317FA">
        <w:t>.</w:t>
      </w:r>
    </w:p>
    <w:p w14:paraId="74A0F2E6" w14:textId="77777777" w:rsidR="000E4F06" w:rsidRDefault="000E4F06" w:rsidP="000E4F06">
      <w:pPr>
        <w:pStyle w:val="BodyTextIndent"/>
        <w:ind w:firstLine="0"/>
        <w:rPr>
          <w:rFonts w:ascii="Arial" w:hAnsi="Arial" w:cs="Arial"/>
          <w:b/>
          <w:kern w:val="0"/>
        </w:rPr>
      </w:pPr>
    </w:p>
    <w:p w14:paraId="28C243EF" w14:textId="007FFF55" w:rsidR="00A57BC5" w:rsidRDefault="00D42A0D" w:rsidP="00B00DCE">
      <w:pPr>
        <w:pStyle w:val="BodyTextIndent"/>
        <w:numPr>
          <w:ilvl w:val="2"/>
          <w:numId w:val="3"/>
        </w:numPr>
        <w:rPr>
          <w:rFonts w:ascii="Arial" w:hAnsi="Arial" w:cs="Arial"/>
          <w:b/>
          <w:kern w:val="0"/>
        </w:rPr>
      </w:pPr>
      <w:r>
        <w:rPr>
          <w:rFonts w:ascii="Arial" w:hAnsi="Arial" w:cs="Arial"/>
          <w:b/>
          <w:kern w:val="0"/>
        </w:rPr>
        <w:t>Constraints</w:t>
      </w:r>
    </w:p>
    <w:p w14:paraId="340D65AA" w14:textId="2CFDDFAB" w:rsidR="00C0683C" w:rsidRDefault="000F7D93" w:rsidP="002370EE">
      <w:pPr>
        <w:ind w:firstLine="360"/>
      </w:pPr>
      <w:r w:rsidRPr="00AF348B">
        <w:t xml:space="preserve">Various constraints were chosen for the product to introduce limitations for the design. </w:t>
      </w:r>
      <w:r w:rsidR="00B500C3">
        <w:t xml:space="preserve">The </w:t>
      </w:r>
      <w:r w:rsidR="00815CF9">
        <w:t xml:space="preserve">benchmark values for the redesign are based </w:t>
      </w:r>
      <w:r w:rsidR="00DA41D8">
        <w:t>off</w:t>
      </w:r>
      <w:r w:rsidR="00815CF9">
        <w:t xml:space="preserve"> single-handed, generic bypass pruners of similar design observed at Smile Farms</w:t>
      </w:r>
      <w:r w:rsidR="00B60545">
        <w:t>, as seen in Figure 4</w:t>
      </w:r>
      <w:r w:rsidR="00815CF9">
        <w:t>.</w:t>
      </w:r>
    </w:p>
    <w:p w14:paraId="1F0CE808" w14:textId="42B6F2F0" w:rsidR="00ED0B34" w:rsidRDefault="00815CF9" w:rsidP="00C0683C">
      <w:r>
        <w:t xml:space="preserve"> </w:t>
      </w:r>
    </w:p>
    <w:p w14:paraId="250F1189" w14:textId="121EE594" w:rsidR="00F50FAD" w:rsidRDefault="00DE1E64" w:rsidP="00DE1E64">
      <w:pPr>
        <w:jc w:val="center"/>
      </w:pPr>
      <w:r>
        <w:rPr>
          <w:noProof/>
        </w:rPr>
        <w:drawing>
          <wp:inline distT="0" distB="0" distL="0" distR="0" wp14:anchorId="1CC7CD17" wp14:editId="49C2D65F">
            <wp:extent cx="1269242" cy="1567378"/>
            <wp:effectExtent l="0" t="0" r="7620" b="0"/>
            <wp:docPr id="1037402332" name="Picture 6" descr="A person holding a pair of sciss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02332" name="Picture 6" descr="A person holding a pair of scissor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76408" cy="1576227"/>
                    </a:xfrm>
                    <a:prstGeom prst="rect">
                      <a:avLst/>
                    </a:prstGeom>
                    <a:noFill/>
                    <a:ln>
                      <a:noFill/>
                    </a:ln>
                  </pic:spPr>
                </pic:pic>
              </a:graphicData>
            </a:graphic>
          </wp:inline>
        </w:drawing>
      </w:r>
    </w:p>
    <w:p w14:paraId="4A2081A1" w14:textId="275645C6" w:rsidR="00DE1E64" w:rsidRDefault="00DE1E64" w:rsidP="00DE1E64">
      <w:pPr>
        <w:jc w:val="center"/>
      </w:pPr>
      <w:r w:rsidRPr="00213720">
        <w:rPr>
          <w:b/>
        </w:rPr>
        <w:t xml:space="preserve">Figure </w:t>
      </w:r>
      <w:r w:rsidR="00AE794A" w:rsidRPr="00213720">
        <w:rPr>
          <w:b/>
          <w:bCs/>
        </w:rPr>
        <w:t>4</w:t>
      </w:r>
      <w:r>
        <w:t xml:space="preserve">: </w:t>
      </w:r>
      <w:r w:rsidR="001B65D2">
        <w:t>The pair of shears that Smile Farm uses for their greenhouse.</w:t>
      </w:r>
    </w:p>
    <w:p w14:paraId="00E9C971" w14:textId="77777777" w:rsidR="00ED0B34" w:rsidRDefault="00ED0B34" w:rsidP="000F7D93"/>
    <w:p w14:paraId="65FED45E" w14:textId="2657422F" w:rsidR="000F7D93" w:rsidRPr="007D6289" w:rsidRDefault="000F7D93" w:rsidP="00935364">
      <w:pPr>
        <w:ind w:firstLine="360"/>
      </w:pPr>
      <w:r w:rsidRPr="00AF348B">
        <w:t xml:space="preserve">The product should require less than </w:t>
      </w:r>
      <w:r w:rsidR="002F329F">
        <w:t>o</w:t>
      </w:r>
      <w:r w:rsidR="00B500C3">
        <w:t>r, at worst, equal to the load required to actuate</w:t>
      </w:r>
      <w:r w:rsidR="00815CF9">
        <w:t xml:space="preserve"> the generic shears, which was measured to be</w:t>
      </w:r>
      <w:r w:rsidR="00B500C3">
        <w:t xml:space="preserve"> </w:t>
      </w:r>
      <w:r w:rsidRPr="00AF348B">
        <w:t xml:space="preserve">three pounds of force, as determined by preliminary testing. </w:t>
      </w:r>
      <w:r w:rsidR="00815CF9">
        <w:t>The weight of the product should be either lighter than or equal to the average weight of the generic shears (8</w:t>
      </w:r>
      <w:r w:rsidR="007B5A5B">
        <w:t>.</w:t>
      </w:r>
      <w:r w:rsidR="00815CF9">
        <w:t>0</w:t>
      </w:r>
      <w:r w:rsidR="00DA41D8">
        <w:t xml:space="preserve"> </w:t>
      </w:r>
      <w:r w:rsidR="00815CF9">
        <w:t>oz).</w:t>
      </w:r>
      <w:r w:rsidR="00DA41D8">
        <w:t xml:space="preserve"> </w:t>
      </w:r>
      <w:r w:rsidRPr="00AF348B">
        <w:t>Th</w:t>
      </w:r>
      <w:r w:rsidR="00C84D30">
        <w:t>ese</w:t>
      </w:r>
      <w:r w:rsidRPr="00AF348B">
        <w:t xml:space="preserve"> constraint</w:t>
      </w:r>
      <w:r w:rsidR="00C84D30">
        <w:t>s</w:t>
      </w:r>
      <w:r w:rsidRPr="00AF348B">
        <w:t xml:space="preserve"> </w:t>
      </w:r>
      <w:r w:rsidR="00C84D30">
        <w:t>were</w:t>
      </w:r>
      <w:r w:rsidRPr="00AF348B">
        <w:t xml:space="preserve"> determined for a user with a healthy body</w:t>
      </w:r>
      <w:r w:rsidR="00C84D30">
        <w:t xml:space="preserve"> and full hand</w:t>
      </w:r>
      <w:r w:rsidR="00ED0B34">
        <w:t xml:space="preserve"> and arm</w:t>
      </w:r>
      <w:r w:rsidR="00C84D30">
        <w:t xml:space="preserve"> </w:t>
      </w:r>
      <w:r w:rsidR="00ED0B34">
        <w:t>dexterity</w:t>
      </w:r>
      <w:r w:rsidRPr="00AF348B">
        <w:t xml:space="preserve">, so tighter constraints may be needed for future prototypes. </w:t>
      </w:r>
    </w:p>
    <w:p w14:paraId="5897D0DD" w14:textId="77777777" w:rsidR="00C0683C" w:rsidRDefault="00C0683C" w:rsidP="00C0683C">
      <w:pPr>
        <w:ind w:firstLine="360"/>
      </w:pPr>
    </w:p>
    <w:p w14:paraId="159F34E3" w14:textId="63BF086B" w:rsidR="004E0A9D" w:rsidRDefault="00815CF9" w:rsidP="00E47EE2">
      <w:pPr>
        <w:ind w:firstLine="360"/>
      </w:pPr>
      <w:r>
        <w:t xml:space="preserve">The material for the </w:t>
      </w:r>
      <w:r w:rsidR="00417627">
        <w:t xml:space="preserve">redesigned shears should be suitable for greenhouse environments; it should be able to withstand heat, sunlight, and moisture. The inner mechanisms should be made of materials that are strong, </w:t>
      </w:r>
      <w:r w:rsidR="005A3978">
        <w:t>lightweight</w:t>
      </w:r>
      <w:r w:rsidR="00417627">
        <w:t>, and resistant to rust.</w:t>
      </w:r>
    </w:p>
    <w:p w14:paraId="3AA5D37D" w14:textId="77777777" w:rsidR="004E0A9D" w:rsidRDefault="004E0A9D">
      <w:pPr>
        <w:suppressAutoHyphens w:val="0"/>
        <w:overflowPunct/>
        <w:autoSpaceDE/>
        <w:autoSpaceDN/>
        <w:adjustRightInd/>
        <w:jc w:val="left"/>
        <w:textAlignment w:val="auto"/>
      </w:pPr>
    </w:p>
    <w:p w14:paraId="1E4B3D89" w14:textId="0BBBE21F" w:rsidR="000C530B" w:rsidRDefault="000C530B" w:rsidP="000C530B">
      <w:pPr>
        <w:pStyle w:val="BodyTextIndent"/>
        <w:numPr>
          <w:ilvl w:val="1"/>
          <w:numId w:val="3"/>
        </w:numPr>
        <w:rPr>
          <w:rFonts w:ascii="Arial" w:hAnsi="Arial" w:cs="Arial"/>
          <w:b/>
          <w:kern w:val="0"/>
        </w:rPr>
      </w:pPr>
      <w:r>
        <w:rPr>
          <w:rFonts w:ascii="Arial" w:hAnsi="Arial" w:cs="Arial"/>
          <w:b/>
          <w:kern w:val="0"/>
        </w:rPr>
        <w:t xml:space="preserve">Iterations </w:t>
      </w:r>
    </w:p>
    <w:p w14:paraId="0FB92065" w14:textId="3312D1B4" w:rsidR="00956B44" w:rsidRDefault="00241FB2" w:rsidP="002370EE">
      <w:pPr>
        <w:ind w:firstLine="360"/>
      </w:pPr>
      <w:r w:rsidRPr="00261A87">
        <w:t>Following the design criteria, numerous prototypes were developed to convert the rotational wrist motion of traditional shears to a linear, pulling motion that utilizes more of the user’s hand.</w:t>
      </w:r>
      <w:r w:rsidR="00DB2A08">
        <w:t xml:space="preserve"> Moreover, the idea of pulling towards the body and </w:t>
      </w:r>
      <w:r w:rsidR="00E301CF">
        <w:t xml:space="preserve">making use of the natural wrist </w:t>
      </w:r>
      <w:r w:rsidR="00EB03B5">
        <w:t>alignment to improve ergonomics and reduce wrist pain was explored.</w:t>
      </w:r>
    </w:p>
    <w:p w14:paraId="4D1C46D4" w14:textId="77777777" w:rsidR="001E79C6" w:rsidRDefault="001E79C6" w:rsidP="0037760B"/>
    <w:p w14:paraId="5C32544B" w14:textId="7B763FF0" w:rsidR="00241FB2" w:rsidRDefault="00241FB2" w:rsidP="00BA6680">
      <w:pPr>
        <w:ind w:firstLine="360"/>
      </w:pPr>
      <w:r w:rsidRPr="00261A87">
        <w:t>Figur</w:t>
      </w:r>
      <w:r w:rsidR="00B519BF">
        <w:t>es 5a and 5b</w:t>
      </w:r>
      <w:r w:rsidRPr="00261A87">
        <w:t xml:space="preserve"> show the first prototype that introduce</w:t>
      </w:r>
      <w:r w:rsidR="00032F85">
        <w:t>s</w:t>
      </w:r>
      <w:r w:rsidRPr="00261A87">
        <w:t xml:space="preserve"> the pulling mechanism. In this iteration, a blade attached to a handle slides down the case to chop a vegetable stem against a lower blade fixed to the body of the tool</w:t>
      </w:r>
      <w:r w:rsidR="00A11665">
        <w:t>, similar to the actuation method of an anvil pruner</w:t>
      </w:r>
      <w:r w:rsidRPr="00261A87">
        <w:t xml:space="preserve">. When testing the feel of this actuation, members of the research group concluded that </w:t>
      </w:r>
      <w:r w:rsidR="00355E98">
        <w:t xml:space="preserve">the </w:t>
      </w:r>
      <w:r w:rsidRPr="00261A87">
        <w:t>basic pulling motion was less stressful on the wrist and overall more comfortable to use than regular garden shears. To further improve the function and comfort of the tool, this prototype</w:t>
      </w:r>
      <w:r>
        <w:t xml:space="preserve"> </w:t>
      </w:r>
      <w:r w:rsidRPr="00261A87">
        <w:t xml:space="preserve">demonstrated that the next iteration requires some form of mechanical advantage to </w:t>
      </w:r>
      <w:r w:rsidR="00FF0731">
        <w:t xml:space="preserve">easily </w:t>
      </w:r>
      <w:r w:rsidRPr="00261A87">
        <w:t>cut vegetable stems. In addition, the user would also benefit from a more ergonomic grip for the handle and springs that reset the device after each cut.</w:t>
      </w:r>
    </w:p>
    <w:p w14:paraId="112E4D3F" w14:textId="77777777" w:rsidR="00E47EE2" w:rsidRPr="00261A87" w:rsidRDefault="00E47EE2" w:rsidP="00935364">
      <w:pPr>
        <w:ind w:firstLine="720"/>
      </w:pPr>
    </w:p>
    <w:p w14:paraId="4906BD75" w14:textId="77777777" w:rsidR="0037760B" w:rsidRDefault="0037760B" w:rsidP="0037760B">
      <w:pPr>
        <w:jc w:val="center"/>
      </w:pPr>
      <w:r w:rsidRPr="00261A87">
        <w:rPr>
          <w:noProof/>
        </w:rPr>
        <w:drawing>
          <wp:inline distT="0" distB="0" distL="0" distR="0" wp14:anchorId="4A6EE18C" wp14:editId="1ACF87BC">
            <wp:extent cx="1383261" cy="1896233"/>
            <wp:effectExtent l="0" t="0" r="7620" b="8890"/>
            <wp:docPr id="5" name="Picture 4" descr="A blue and grey device with a circular object&#10;&#10;AI-generated content may be incorrect.">
              <a:extLst xmlns:a="http://schemas.openxmlformats.org/drawingml/2006/main">
                <a:ext uri="{FF2B5EF4-FFF2-40B4-BE49-F238E27FC236}">
                  <a16:creationId xmlns:a16="http://schemas.microsoft.com/office/drawing/2014/main" id="{2541F3BD-6CA7-DA48-3F70-25CDD5CCD2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ue and grey device with a circular object&#10;&#10;AI-generated content may be incorrect.">
                      <a:extLst>
                        <a:ext uri="{FF2B5EF4-FFF2-40B4-BE49-F238E27FC236}">
                          <a16:creationId xmlns:a16="http://schemas.microsoft.com/office/drawing/2014/main" id="{2541F3BD-6CA7-DA48-3F70-25CDD5CCD241}"/>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90858" cy="1906648"/>
                    </a:xfrm>
                    <a:prstGeom prst="rect">
                      <a:avLst/>
                    </a:prstGeom>
                  </pic:spPr>
                </pic:pic>
              </a:graphicData>
            </a:graphic>
          </wp:inline>
        </w:drawing>
      </w:r>
      <w:r>
        <w:rPr>
          <w:noProof/>
        </w:rPr>
        <w:drawing>
          <wp:inline distT="0" distB="0" distL="0" distR="0" wp14:anchorId="269702E7" wp14:editId="0A5715F6">
            <wp:extent cx="1578093" cy="1903862"/>
            <wp:effectExtent l="0" t="0" r="3175" b="1270"/>
            <wp:docPr id="2030694882" name="Picture 7" descr="A hand holding a white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94882" name="Picture 7" descr="A hand holding a white square objec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97197" cy="1926910"/>
                    </a:xfrm>
                    <a:prstGeom prst="rect">
                      <a:avLst/>
                    </a:prstGeom>
                    <a:noFill/>
                    <a:ln>
                      <a:noFill/>
                    </a:ln>
                  </pic:spPr>
                </pic:pic>
              </a:graphicData>
            </a:graphic>
          </wp:inline>
        </w:drawing>
      </w:r>
    </w:p>
    <w:p w14:paraId="3DACAB42" w14:textId="1DAFA013" w:rsidR="001E79C6" w:rsidRDefault="0037760B" w:rsidP="0037760B">
      <w:pPr>
        <w:jc w:val="center"/>
        <w:rPr>
          <w:sz w:val="18"/>
          <w:szCs w:val="18"/>
        </w:rPr>
      </w:pPr>
      <w:r w:rsidRPr="00213720">
        <w:rPr>
          <w:b/>
          <w:sz w:val="18"/>
          <w:szCs w:val="18"/>
        </w:rPr>
        <w:t xml:space="preserve">Figure </w:t>
      </w:r>
      <w:r w:rsidRPr="00213720">
        <w:rPr>
          <w:b/>
          <w:bCs/>
          <w:sz w:val="18"/>
          <w:szCs w:val="18"/>
        </w:rPr>
        <w:t>5a</w:t>
      </w:r>
      <w:r w:rsidRPr="00213720">
        <w:rPr>
          <w:b/>
          <w:sz w:val="18"/>
          <w:szCs w:val="18"/>
        </w:rPr>
        <w:t xml:space="preserve"> and </w:t>
      </w:r>
      <w:r w:rsidRPr="00213720">
        <w:rPr>
          <w:b/>
          <w:bCs/>
          <w:sz w:val="18"/>
          <w:szCs w:val="18"/>
        </w:rPr>
        <w:t>5b</w:t>
      </w:r>
      <w:r w:rsidRPr="003A782A">
        <w:rPr>
          <w:sz w:val="18"/>
          <w:szCs w:val="18"/>
        </w:rPr>
        <w:t xml:space="preserve">: </w:t>
      </w:r>
      <w:r>
        <w:rPr>
          <w:sz w:val="18"/>
          <w:szCs w:val="18"/>
        </w:rPr>
        <w:t xml:space="preserve">The first prototype which includes a pulling mechanism with springs. </w:t>
      </w:r>
    </w:p>
    <w:p w14:paraId="1A7D5996" w14:textId="77777777" w:rsidR="0037760B" w:rsidRPr="0037760B" w:rsidRDefault="0037760B" w:rsidP="0037760B">
      <w:pPr>
        <w:jc w:val="center"/>
        <w:rPr>
          <w:sz w:val="18"/>
          <w:szCs w:val="18"/>
        </w:rPr>
      </w:pPr>
    </w:p>
    <w:p w14:paraId="023FE500" w14:textId="161941AD" w:rsidR="00B97EF2" w:rsidRDefault="00241FB2" w:rsidP="00935364">
      <w:pPr>
        <w:ind w:firstLine="720"/>
      </w:pPr>
      <w:r w:rsidRPr="00261A87">
        <w:t>The second prototype employs a slot design and pivot point along with springs and a more defined handle grip. Figure</w:t>
      </w:r>
      <w:r w:rsidR="00613690">
        <w:t>s</w:t>
      </w:r>
      <w:r w:rsidRPr="00261A87">
        <w:t xml:space="preserve"> </w:t>
      </w:r>
      <w:r w:rsidR="00E07E98">
        <w:t>6</w:t>
      </w:r>
      <w:r w:rsidR="00613690">
        <w:t>a and 6b</w:t>
      </w:r>
      <w:r w:rsidRPr="00261A87">
        <w:t xml:space="preserve"> demonstrate how this version of the tool draws inspiration from traditional shears via the pivoting blades to include mechanical advantage. The slot designs are intended to guide</w:t>
      </w:r>
      <w:r w:rsidR="006E5CF6">
        <w:t xml:space="preserve"> the</w:t>
      </w:r>
      <w:r w:rsidRPr="00261A87">
        <w:t xml:space="preserve"> arms of the blade along a circular path as the user pulls the handle down. Unfortunately, the dowels that move along the slots produce a significant amount of friction and the precise geometry of the slots </w:t>
      </w:r>
      <w:r w:rsidR="006E5CF6">
        <w:t>is</w:t>
      </w:r>
      <w:r w:rsidRPr="00261A87">
        <w:t xml:space="preserve"> too complex to implement without restricting the mechanical advantage or size of the tool. </w:t>
      </w:r>
    </w:p>
    <w:p w14:paraId="781EBB31" w14:textId="77777777" w:rsidR="0037760B" w:rsidRDefault="0037760B" w:rsidP="0037760B">
      <w:pPr>
        <w:jc w:val="center"/>
      </w:pPr>
      <w:r w:rsidRPr="00261A87">
        <w:rPr>
          <w:noProof/>
        </w:rPr>
        <w:drawing>
          <wp:inline distT="0" distB="0" distL="0" distR="0" wp14:anchorId="788BE751" wp14:editId="2A361825">
            <wp:extent cx="1592916" cy="2033175"/>
            <wp:effectExtent l="0" t="0" r="7620" b="5715"/>
            <wp:docPr id="7" name="Picture 6" descr="A drawing of a metal object with a hole in it&#10;&#10;AI-generated content may be incorrect.">
              <a:extLst xmlns:a="http://schemas.openxmlformats.org/drawingml/2006/main">
                <a:ext uri="{FF2B5EF4-FFF2-40B4-BE49-F238E27FC236}">
                  <a16:creationId xmlns:a16="http://schemas.microsoft.com/office/drawing/2014/main" id="{1ED97B4B-13E7-7031-27AD-B16C8D2A7A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rawing of a metal object with a hole in it&#10;&#10;AI-generated content may be incorrect.">
                      <a:extLst>
                        <a:ext uri="{FF2B5EF4-FFF2-40B4-BE49-F238E27FC236}">
                          <a16:creationId xmlns:a16="http://schemas.microsoft.com/office/drawing/2014/main" id="{1ED97B4B-13E7-7031-27AD-B16C8D2A7A6A}"/>
                        </a:ext>
                      </a:extLst>
                    </pic:cNvPr>
                    <pic:cNvPicPr>
                      <a:picLocks noChangeAspect="1"/>
                    </pic:cNvPicPr>
                  </pic:nvPicPr>
                  <pic:blipFill>
                    <a:blip r:embed="rId23" cstate="print">
                      <a:extLst>
                        <a:ext uri="{28A0092B-C50C-407E-A947-70E740481C1C}">
                          <a14:useLocalDpi xmlns:a14="http://schemas.microsoft.com/office/drawing/2010/main" val="0"/>
                        </a:ext>
                      </a:extLst>
                    </a:blip>
                    <a:srcRect t="4902" b="4609"/>
                    <a:stretch/>
                  </pic:blipFill>
                  <pic:spPr>
                    <a:xfrm>
                      <a:off x="0" y="0"/>
                      <a:ext cx="1607296" cy="2051529"/>
                    </a:xfrm>
                    <a:prstGeom prst="rect">
                      <a:avLst/>
                    </a:prstGeom>
                  </pic:spPr>
                </pic:pic>
              </a:graphicData>
            </a:graphic>
          </wp:inline>
        </w:drawing>
      </w:r>
      <w:r>
        <w:rPr>
          <w:noProof/>
        </w:rPr>
        <w:drawing>
          <wp:inline distT="0" distB="0" distL="0" distR="0" wp14:anchorId="784917E2" wp14:editId="3BCE1101">
            <wp:extent cx="1398896" cy="2033716"/>
            <wp:effectExtent l="0" t="0" r="0" b="5080"/>
            <wp:docPr id="1788931014" name="Picture 8" descr="A hand holding a piece of card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31014" name="Picture 8" descr="A hand holding a piece of cardboard&#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4507" cy="2041873"/>
                    </a:xfrm>
                    <a:prstGeom prst="rect">
                      <a:avLst/>
                    </a:prstGeom>
                    <a:noFill/>
                    <a:ln>
                      <a:noFill/>
                    </a:ln>
                  </pic:spPr>
                </pic:pic>
              </a:graphicData>
            </a:graphic>
          </wp:inline>
        </w:drawing>
      </w:r>
    </w:p>
    <w:p w14:paraId="4E003206" w14:textId="5792AF11" w:rsidR="0037760B" w:rsidRPr="003A782A" w:rsidRDefault="0037760B" w:rsidP="0037760B">
      <w:pPr>
        <w:jc w:val="center"/>
        <w:rPr>
          <w:sz w:val="18"/>
          <w:szCs w:val="18"/>
        </w:rPr>
      </w:pPr>
      <w:r w:rsidRPr="00213720">
        <w:rPr>
          <w:b/>
          <w:sz w:val="18"/>
          <w:szCs w:val="18"/>
        </w:rPr>
        <w:t xml:space="preserve">Figure </w:t>
      </w:r>
      <w:r w:rsidRPr="00213720">
        <w:rPr>
          <w:b/>
          <w:bCs/>
          <w:sz w:val="18"/>
          <w:szCs w:val="18"/>
        </w:rPr>
        <w:t>6a</w:t>
      </w:r>
      <w:r w:rsidRPr="00213720">
        <w:rPr>
          <w:b/>
          <w:sz w:val="18"/>
          <w:szCs w:val="18"/>
        </w:rPr>
        <w:t xml:space="preserve"> and </w:t>
      </w:r>
      <w:r w:rsidRPr="00213720">
        <w:rPr>
          <w:b/>
          <w:bCs/>
          <w:sz w:val="18"/>
          <w:szCs w:val="18"/>
        </w:rPr>
        <w:t>6b</w:t>
      </w:r>
      <w:r w:rsidRPr="003A782A">
        <w:rPr>
          <w:sz w:val="18"/>
          <w:szCs w:val="18"/>
        </w:rPr>
        <w:t xml:space="preserve">: </w:t>
      </w:r>
      <w:r>
        <w:rPr>
          <w:sz w:val="18"/>
          <w:szCs w:val="18"/>
        </w:rPr>
        <w:t>The second prototype employs a slot design to move the shear</w:t>
      </w:r>
      <w:r w:rsidR="006D1A31">
        <w:rPr>
          <w:sz w:val="18"/>
          <w:szCs w:val="18"/>
        </w:rPr>
        <w:t>s</w:t>
      </w:r>
      <w:r w:rsidR="007B4232">
        <w:rPr>
          <w:sz w:val="18"/>
          <w:szCs w:val="18"/>
        </w:rPr>
        <w:t>’</w:t>
      </w:r>
      <w:r>
        <w:rPr>
          <w:sz w:val="18"/>
          <w:szCs w:val="18"/>
        </w:rPr>
        <w:t xml:space="preserve"> blades.</w:t>
      </w:r>
    </w:p>
    <w:p w14:paraId="1142D647" w14:textId="77777777" w:rsidR="001E79C6" w:rsidRDefault="001E79C6" w:rsidP="0037760B"/>
    <w:p w14:paraId="3D04B533" w14:textId="4D9376E5" w:rsidR="00241FB2" w:rsidRDefault="00241FB2" w:rsidP="00935364">
      <w:pPr>
        <w:ind w:firstLine="720"/>
      </w:pPr>
      <w:r w:rsidRPr="00261A87">
        <w:t xml:space="preserve">Instead of implementing slots, the </w:t>
      </w:r>
      <w:r w:rsidR="00C01A8E">
        <w:t>next prototype</w:t>
      </w:r>
      <w:r w:rsidRPr="00261A87">
        <w:t xml:space="preserve"> </w:t>
      </w:r>
      <w:r w:rsidR="00D94B3F">
        <w:t>was simplified to</w:t>
      </w:r>
      <w:r w:rsidR="00001520">
        <w:t xml:space="preserve"> use</w:t>
      </w:r>
      <w:r w:rsidRPr="00261A87">
        <w:t xml:space="preserve"> pins to constrain and actuate the blades, as shown in Figure</w:t>
      </w:r>
      <w:r w:rsidR="00E07E98">
        <w:t>s</w:t>
      </w:r>
      <w:r w:rsidRPr="00261A87">
        <w:t xml:space="preserve"> </w:t>
      </w:r>
      <w:r w:rsidR="00E07E98">
        <w:t xml:space="preserve">7a and </w:t>
      </w:r>
      <w:r w:rsidR="00001520">
        <w:t>7</w:t>
      </w:r>
      <w:r w:rsidR="00E07E98">
        <w:t>b</w:t>
      </w:r>
      <w:r w:rsidRPr="00261A87">
        <w:t>. As the center actuator plate moves down, the pins push against the arms of the blade to bring them closer together. An additional inner spring between the arms ensure</w:t>
      </w:r>
      <w:r w:rsidR="00147E2F">
        <w:t>s</w:t>
      </w:r>
      <w:r w:rsidRPr="00261A87">
        <w:t xml:space="preserve"> that the tool </w:t>
      </w:r>
      <w:r w:rsidR="00B47A3C">
        <w:t>arms could push back</w:t>
      </w:r>
      <w:r w:rsidRPr="00261A87">
        <w:t xml:space="preserve"> to </w:t>
      </w:r>
      <w:r w:rsidR="00B47A3C">
        <w:t xml:space="preserve">the starting position </w:t>
      </w:r>
      <w:r w:rsidRPr="00261A87">
        <w:t>after each cut</w:t>
      </w:r>
      <w:r w:rsidR="00B47A3C">
        <w:t xml:space="preserve">, </w:t>
      </w:r>
      <w:r w:rsidR="00D95C29">
        <w:t>while</w:t>
      </w:r>
      <w:r w:rsidR="00C64D3E">
        <w:t xml:space="preserve"> also provid</w:t>
      </w:r>
      <w:r w:rsidR="00D95C29">
        <w:t>ing</w:t>
      </w:r>
      <w:r w:rsidR="00C64D3E">
        <w:t xml:space="preserve"> additional force to reset the device</w:t>
      </w:r>
      <w:r w:rsidRPr="00261A87">
        <w:t>. Along with a simpler design, this iteration also focuse</w:t>
      </w:r>
      <w:r w:rsidR="00D95382">
        <w:t>s</w:t>
      </w:r>
      <w:r w:rsidRPr="00261A87">
        <w:t xml:space="preserve"> on easy assembly and a larger profile to fit a wider variety of hands. The goals of the next iteration </w:t>
      </w:r>
      <w:r w:rsidR="00EE4945">
        <w:t>were</w:t>
      </w:r>
      <w:r w:rsidRPr="00261A87">
        <w:t xml:space="preserve"> to implement a more streamlined design, a locking mechanism, and added adjustability for different hand sizes.</w:t>
      </w:r>
    </w:p>
    <w:p w14:paraId="144E0270" w14:textId="77777777" w:rsidR="00D94B3F" w:rsidRPr="00261A87" w:rsidRDefault="00D94B3F" w:rsidP="00935364">
      <w:pPr>
        <w:ind w:firstLine="720"/>
      </w:pPr>
    </w:p>
    <w:p w14:paraId="614ADAEB" w14:textId="77777777" w:rsidR="0037760B" w:rsidRPr="003A782A" w:rsidRDefault="0037760B" w:rsidP="0037760B">
      <w:pPr>
        <w:jc w:val="center"/>
        <w:rPr>
          <w:sz w:val="18"/>
          <w:szCs w:val="18"/>
        </w:rPr>
      </w:pPr>
      <w:r>
        <w:rPr>
          <w:noProof/>
        </w:rPr>
        <w:drawing>
          <wp:inline distT="0" distB="0" distL="0" distR="0" wp14:anchorId="6F712A9E" wp14:editId="637CD8E5">
            <wp:extent cx="1510276" cy="1985816"/>
            <wp:effectExtent l="0" t="0" r="0" b="0"/>
            <wp:docPr id="1707761154" name="Picture 9" descr="A hand holding a fingerpr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61154" name="Picture 9" descr="A hand holding a fingerprin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13003" cy="1989402"/>
                    </a:xfrm>
                    <a:prstGeom prst="rect">
                      <a:avLst/>
                    </a:prstGeom>
                    <a:noFill/>
                    <a:ln>
                      <a:noFill/>
                    </a:ln>
                  </pic:spPr>
                </pic:pic>
              </a:graphicData>
            </a:graphic>
          </wp:inline>
        </w:drawing>
      </w:r>
      <w:r w:rsidRPr="003A782A">
        <w:rPr>
          <w:noProof/>
          <w:sz w:val="18"/>
          <w:szCs w:val="18"/>
        </w:rPr>
        <w:drawing>
          <wp:inline distT="0" distB="0" distL="0" distR="0" wp14:anchorId="4799BFCE" wp14:editId="706009EA">
            <wp:extent cx="1333196" cy="1954511"/>
            <wp:effectExtent l="0" t="0" r="635" b="8255"/>
            <wp:docPr id="1589390738" name="Picture 4" descr="A drawing of a mechanical device&#10;&#10;AI-generated content may be incorrect.">
              <a:extLst xmlns:a="http://schemas.openxmlformats.org/drawingml/2006/main">
                <a:ext uri="{FF2B5EF4-FFF2-40B4-BE49-F238E27FC236}">
                  <a16:creationId xmlns:a16="http://schemas.microsoft.com/office/drawing/2014/main" id="{30E573E0-9EFB-74E4-72F3-C287E1B6CB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90738" name="Picture 4" descr="A drawing of a mechanical device&#10;&#10;AI-generated content may be incorrect.">
                      <a:extLst>
                        <a:ext uri="{FF2B5EF4-FFF2-40B4-BE49-F238E27FC236}">
                          <a16:creationId xmlns:a16="http://schemas.microsoft.com/office/drawing/2014/main" id="{30E573E0-9EFB-74E4-72F3-C287E1B6CB4E}"/>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39246" cy="1963381"/>
                    </a:xfrm>
                    <a:prstGeom prst="rect">
                      <a:avLst/>
                    </a:prstGeom>
                  </pic:spPr>
                </pic:pic>
              </a:graphicData>
            </a:graphic>
          </wp:inline>
        </w:drawing>
      </w:r>
    </w:p>
    <w:p w14:paraId="28B2754D" w14:textId="70AE3637" w:rsidR="0037760B" w:rsidRPr="0037760B" w:rsidRDefault="0037760B" w:rsidP="0037760B">
      <w:pPr>
        <w:jc w:val="center"/>
        <w:rPr>
          <w:sz w:val="18"/>
          <w:szCs w:val="18"/>
        </w:rPr>
      </w:pPr>
      <w:r w:rsidRPr="00213720">
        <w:rPr>
          <w:b/>
          <w:sz w:val="18"/>
          <w:szCs w:val="18"/>
        </w:rPr>
        <w:t xml:space="preserve">Figure </w:t>
      </w:r>
      <w:r w:rsidRPr="00213720">
        <w:rPr>
          <w:b/>
          <w:bCs/>
          <w:sz w:val="18"/>
          <w:szCs w:val="18"/>
        </w:rPr>
        <w:t>7a</w:t>
      </w:r>
      <w:r w:rsidRPr="00213720">
        <w:rPr>
          <w:b/>
          <w:sz w:val="18"/>
          <w:szCs w:val="18"/>
        </w:rPr>
        <w:t xml:space="preserve"> and </w:t>
      </w:r>
      <w:r w:rsidRPr="00213720">
        <w:rPr>
          <w:b/>
          <w:bCs/>
          <w:sz w:val="18"/>
          <w:szCs w:val="18"/>
        </w:rPr>
        <w:t>7b</w:t>
      </w:r>
      <w:r w:rsidRPr="003A782A">
        <w:rPr>
          <w:sz w:val="18"/>
          <w:szCs w:val="18"/>
        </w:rPr>
        <w:t xml:space="preserve">: </w:t>
      </w:r>
      <w:r>
        <w:rPr>
          <w:sz w:val="18"/>
          <w:szCs w:val="18"/>
        </w:rPr>
        <w:t>The third prototype uses dowls to guide the shear</w:t>
      </w:r>
      <w:r w:rsidR="006D1A31">
        <w:rPr>
          <w:sz w:val="18"/>
          <w:szCs w:val="18"/>
        </w:rPr>
        <w:t>s</w:t>
      </w:r>
      <w:r w:rsidR="00417EA8">
        <w:rPr>
          <w:sz w:val="18"/>
          <w:szCs w:val="18"/>
        </w:rPr>
        <w:t>’</w:t>
      </w:r>
      <w:r>
        <w:rPr>
          <w:sz w:val="18"/>
          <w:szCs w:val="18"/>
        </w:rPr>
        <w:t xml:space="preserve"> handles and springs to push the actuator back up.</w:t>
      </w:r>
    </w:p>
    <w:p w14:paraId="7D65A243" w14:textId="77777777" w:rsidR="00BD0C88" w:rsidRDefault="00BD0C88" w:rsidP="00BD0C88"/>
    <w:p w14:paraId="4367E415" w14:textId="40D50605" w:rsidR="00935364" w:rsidRDefault="00241FB2" w:rsidP="002370EE">
      <w:pPr>
        <w:ind w:firstLine="360"/>
      </w:pPr>
      <w:r w:rsidRPr="00261A87">
        <w:t xml:space="preserve">Figure </w:t>
      </w:r>
      <w:r w:rsidR="00213720">
        <w:t>8</w:t>
      </w:r>
      <w:r w:rsidRPr="00261A87">
        <w:t xml:space="preserve"> show</w:t>
      </w:r>
      <w:r w:rsidR="00FF0666">
        <w:t>s</w:t>
      </w:r>
      <w:r w:rsidRPr="00261A87">
        <w:t xml:space="preserve"> the final design of the </w:t>
      </w:r>
      <w:r w:rsidR="00BD63C1">
        <w:t>inner mechanisms of the</w:t>
      </w:r>
      <w:r w:rsidRPr="00261A87">
        <w:t xml:space="preserve"> tool. This iteration builds upon its predecessor by adding bearings to the pins to reduce friction against the arms of the blades. Furthermore, garden shear</w:t>
      </w:r>
      <w:r w:rsidR="006D1A31">
        <w:t>s</w:t>
      </w:r>
      <w:r w:rsidRPr="00261A87">
        <w:t xml:space="preserve"> blades from a generic pair were bolted onto linkage arms so that users could easily replace them if they wear down or rust. The handle was modified with a grip that supports the fingers, and a curved base was added to rest the palm against. </w:t>
      </w:r>
      <w:r w:rsidR="00D46EE5">
        <w:t xml:space="preserve">The </w:t>
      </w:r>
      <w:r w:rsidR="00AD3991">
        <w:t>shell of the shears was designed to have two slots for the base, allowing the user to adjust the height of the</w:t>
      </w:r>
      <w:r w:rsidR="00842DA1">
        <w:t xml:space="preserve"> palm rest</w:t>
      </w:r>
      <w:r w:rsidR="00AD3991">
        <w:t xml:space="preserve">. </w:t>
      </w:r>
      <w:r w:rsidR="00E32829">
        <w:t xml:space="preserve">By using the screwable knobs on either side of the base, the user can adjust the </w:t>
      </w:r>
      <w:r w:rsidR="007F7A9C">
        <w:t>length by moving the base up or down a slot.</w:t>
      </w:r>
    </w:p>
    <w:p w14:paraId="32B569D6" w14:textId="77777777" w:rsidR="0037760B" w:rsidRDefault="0037760B" w:rsidP="0037760B">
      <w:pPr>
        <w:ind w:firstLine="360"/>
        <w:jc w:val="center"/>
      </w:pPr>
      <w:r w:rsidRPr="00957636">
        <w:rPr>
          <w:noProof/>
        </w:rPr>
        <w:drawing>
          <wp:inline distT="0" distB="0" distL="0" distR="0" wp14:anchorId="36FB2776" wp14:editId="5C25BCFF">
            <wp:extent cx="2853041" cy="3036014"/>
            <wp:effectExtent l="0" t="0" r="5080" b="0"/>
            <wp:docPr id="961867745" name="Picture 1" descr="A diagram of a pru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67745" name="Picture 1" descr="A diagram of a pruner&#10;&#10;AI-generated content may be incorrect."/>
                    <pic:cNvPicPr/>
                  </pic:nvPicPr>
                  <pic:blipFill>
                    <a:blip r:embed="rId27"/>
                    <a:stretch>
                      <a:fillRect/>
                    </a:stretch>
                  </pic:blipFill>
                  <pic:spPr>
                    <a:xfrm>
                      <a:off x="0" y="0"/>
                      <a:ext cx="2855973" cy="3039134"/>
                    </a:xfrm>
                    <a:prstGeom prst="rect">
                      <a:avLst/>
                    </a:prstGeom>
                  </pic:spPr>
                </pic:pic>
              </a:graphicData>
            </a:graphic>
          </wp:inline>
        </w:drawing>
      </w:r>
    </w:p>
    <w:p w14:paraId="74A9F3CE" w14:textId="77777777" w:rsidR="0037760B" w:rsidRDefault="0037760B" w:rsidP="0037760B">
      <w:pPr>
        <w:ind w:firstLine="360"/>
        <w:jc w:val="center"/>
      </w:pPr>
      <w:r w:rsidRPr="00213720">
        <w:rPr>
          <w:b/>
        </w:rPr>
        <w:t xml:space="preserve">Figure </w:t>
      </w:r>
      <w:r w:rsidRPr="00213720">
        <w:rPr>
          <w:b/>
          <w:bCs/>
        </w:rPr>
        <w:t>8</w:t>
      </w:r>
      <w:r>
        <w:t xml:space="preserve">: The inner mechanisms of the final prototype. </w:t>
      </w:r>
    </w:p>
    <w:p w14:paraId="164B88C6" w14:textId="77777777" w:rsidR="002370EE" w:rsidRDefault="002370EE" w:rsidP="002370EE">
      <w:pPr>
        <w:ind w:firstLine="360"/>
      </w:pPr>
    </w:p>
    <w:p w14:paraId="6C8EF196" w14:textId="77ACE876" w:rsidR="00970101" w:rsidRDefault="0055559A" w:rsidP="002370EE">
      <w:pPr>
        <w:ind w:firstLine="360"/>
      </w:pPr>
      <w:r>
        <w:t xml:space="preserve">Springs on either side of the case </w:t>
      </w:r>
      <w:r w:rsidR="002E0E5B">
        <w:t>are</w:t>
      </w:r>
      <w:r>
        <w:t xml:space="preserve"> </w:t>
      </w:r>
      <w:r w:rsidR="00EC2027">
        <w:t>used to push up the middle actuator pla</w:t>
      </w:r>
      <w:r w:rsidR="00194FC4">
        <w:t xml:space="preserve">te. To limit the physical size of the shears for maneuverability, the plate </w:t>
      </w:r>
      <w:r w:rsidR="00A35551">
        <w:t>is</w:t>
      </w:r>
      <w:r w:rsidR="00194FC4">
        <w:t xml:space="preserve"> sandwiched between the actuator arms. To ensure both arms reset to the correct position, two springs on either side of the actuator plate were added.</w:t>
      </w:r>
    </w:p>
    <w:p w14:paraId="2601A0E8" w14:textId="77777777" w:rsidR="007E1207" w:rsidRPr="00261A87" w:rsidRDefault="007E1207" w:rsidP="007E1207"/>
    <w:p w14:paraId="249A6388" w14:textId="3D1A948A" w:rsidR="00241FB2" w:rsidRDefault="007E1207" w:rsidP="00BA6680">
      <w:pPr>
        <w:ind w:firstLine="360"/>
      </w:pPr>
      <w:r>
        <w:t xml:space="preserve">Figures </w:t>
      </w:r>
      <w:r w:rsidR="00213720">
        <w:t>9</w:t>
      </w:r>
      <w:r>
        <w:t xml:space="preserve">a and </w:t>
      </w:r>
      <w:r w:rsidR="00213720">
        <w:t>9</w:t>
      </w:r>
      <w:r>
        <w:t>b demonstrate how the</w:t>
      </w:r>
      <w:r w:rsidR="00241FB2" w:rsidRPr="00261A87">
        <w:t xml:space="preserve"> case and handle were chamfered at the top to reduce the overall profile of the tool. As a safety measure, a lock </w:t>
      </w:r>
      <w:r w:rsidR="00A35551">
        <w:t>is</w:t>
      </w:r>
      <w:r w:rsidR="00241FB2" w:rsidRPr="00261A87">
        <w:t xml:space="preserve"> implemented in the form of a knob that </w:t>
      </w:r>
      <w:r w:rsidR="00EF758D">
        <w:t>prevents the actuator plate from moving up</w:t>
      </w:r>
      <w:r w:rsidR="00241FB2" w:rsidRPr="00261A87">
        <w:t>, effectively keeping the blades closed. Lastly, the casing of the tool is now a shell rather than flat layers, protecting the inner mechanisms of the tool while also providing a sturdy frame to hold onto.</w:t>
      </w:r>
    </w:p>
    <w:p w14:paraId="18D7B534" w14:textId="77777777" w:rsidR="0037760B" w:rsidRPr="00261A87" w:rsidRDefault="0037760B" w:rsidP="0037760B">
      <w:r w:rsidRPr="00261A87">
        <w:rPr>
          <w:noProof/>
        </w:rPr>
        <w:drawing>
          <wp:inline distT="0" distB="0" distL="0" distR="0" wp14:anchorId="4D637B19" wp14:editId="7C765554">
            <wp:extent cx="1196939" cy="1737715"/>
            <wp:effectExtent l="0" t="0" r="0" b="0"/>
            <wp:docPr id="25" name="Picture 24" descr="A close-up of a tool&#10;&#10;AI-generated content may be incorrect.">
              <a:extLst xmlns:a="http://schemas.openxmlformats.org/drawingml/2006/main">
                <a:ext uri="{FF2B5EF4-FFF2-40B4-BE49-F238E27FC236}">
                  <a16:creationId xmlns:a16="http://schemas.microsoft.com/office/drawing/2014/main" id="{43FA7192-EC42-1890-E49D-239EE8E963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A close-up of a tool&#10;&#10;AI-generated content may be incorrect.">
                      <a:extLst>
                        <a:ext uri="{FF2B5EF4-FFF2-40B4-BE49-F238E27FC236}">
                          <a16:creationId xmlns:a16="http://schemas.microsoft.com/office/drawing/2014/main" id="{43FA7192-EC42-1890-E49D-239EE8E963DA}"/>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06921" cy="1752207"/>
                    </a:xfrm>
                    <a:prstGeom prst="rect">
                      <a:avLst/>
                    </a:prstGeom>
                  </pic:spPr>
                </pic:pic>
              </a:graphicData>
            </a:graphic>
          </wp:inline>
        </w:drawing>
      </w:r>
      <w:r>
        <w:t xml:space="preserve">          </w:t>
      </w:r>
      <w:r>
        <w:rPr>
          <w:noProof/>
        </w:rPr>
        <w:drawing>
          <wp:inline distT="0" distB="0" distL="0" distR="0" wp14:anchorId="62B48341" wp14:editId="421C4BAD">
            <wp:extent cx="1682738" cy="1255658"/>
            <wp:effectExtent l="0" t="0" r="0" b="1905"/>
            <wp:docPr id="164129238" name="Picture 10" descr="A white and red t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9238" name="Picture 10" descr="A white and red tool&#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15468" cy="1280081"/>
                    </a:xfrm>
                    <a:prstGeom prst="rect">
                      <a:avLst/>
                    </a:prstGeom>
                    <a:noFill/>
                    <a:ln>
                      <a:noFill/>
                    </a:ln>
                  </pic:spPr>
                </pic:pic>
              </a:graphicData>
            </a:graphic>
          </wp:inline>
        </w:drawing>
      </w:r>
    </w:p>
    <w:p w14:paraId="4AAE3944" w14:textId="64E2F2F1" w:rsidR="0037760B" w:rsidRDefault="0037760B" w:rsidP="0037760B">
      <w:pPr>
        <w:jc w:val="center"/>
      </w:pPr>
      <w:r w:rsidRPr="00213720">
        <w:rPr>
          <w:b/>
        </w:rPr>
        <w:t xml:space="preserve">Figure </w:t>
      </w:r>
      <w:r w:rsidRPr="00213720">
        <w:rPr>
          <w:b/>
          <w:bCs/>
        </w:rPr>
        <w:t>9a</w:t>
      </w:r>
      <w:r w:rsidRPr="00213720">
        <w:rPr>
          <w:b/>
        </w:rPr>
        <w:t xml:space="preserve"> and </w:t>
      </w:r>
      <w:r w:rsidRPr="00213720">
        <w:rPr>
          <w:b/>
          <w:bCs/>
        </w:rPr>
        <w:t>9b</w:t>
      </w:r>
      <w:r>
        <w:t xml:space="preserve">: The final prototype implements a sleek chamfered design and ergonomic handles. </w:t>
      </w:r>
    </w:p>
    <w:p w14:paraId="64F22352" w14:textId="77777777" w:rsidR="00A85791" w:rsidRPr="00A85791" w:rsidRDefault="00A85791" w:rsidP="00A85791">
      <w:pPr>
        <w:ind w:firstLine="720"/>
      </w:pPr>
    </w:p>
    <w:p w14:paraId="516D2429" w14:textId="5F2CF1AA" w:rsidR="00A85791" w:rsidRDefault="00A85791" w:rsidP="00213720">
      <w:pPr>
        <w:pStyle w:val="BodyTextIndent"/>
        <w:numPr>
          <w:ilvl w:val="1"/>
          <w:numId w:val="3"/>
        </w:numPr>
        <w:rPr>
          <w:rFonts w:ascii="Arial" w:hAnsi="Arial" w:cs="Arial"/>
          <w:b/>
          <w:kern w:val="0"/>
        </w:rPr>
      </w:pPr>
      <w:r>
        <w:rPr>
          <w:rFonts w:ascii="Arial" w:hAnsi="Arial" w:cs="Arial"/>
          <w:b/>
          <w:kern w:val="0"/>
        </w:rPr>
        <w:t>Other Designs</w:t>
      </w:r>
    </w:p>
    <w:p w14:paraId="20F748BF" w14:textId="549B1F7B" w:rsidR="00A85791" w:rsidRDefault="00E428A8" w:rsidP="002370EE">
      <w:pPr>
        <w:pStyle w:val="BodyTextIndent"/>
      </w:pPr>
      <w:r w:rsidRPr="00261A87">
        <w:t>There</w:t>
      </w:r>
      <w:r w:rsidR="008F5A97">
        <w:t xml:space="preserve"> were a few other configurations and </w:t>
      </w:r>
      <w:r w:rsidR="00E67C32">
        <w:t>designs that were explored</w:t>
      </w:r>
      <w:r w:rsidR="000D0F9A">
        <w:t xml:space="preserve">. As shown in </w:t>
      </w:r>
      <w:r w:rsidR="00A35551">
        <w:t>F</w:t>
      </w:r>
      <w:r w:rsidR="000D0F9A">
        <w:t xml:space="preserve">igure </w:t>
      </w:r>
      <w:r w:rsidR="00213720">
        <w:t>4</w:t>
      </w:r>
      <w:r w:rsidR="000D0F9A">
        <w:t>,</w:t>
      </w:r>
      <w:r w:rsidR="00E67C32">
        <w:t xml:space="preserve"> </w:t>
      </w:r>
      <w:r w:rsidR="00E00457">
        <w:t>the market variety of shears h</w:t>
      </w:r>
      <w:r w:rsidR="001F5EDC">
        <w:t>as a telescopi</w:t>
      </w:r>
      <w:r w:rsidR="00420ABF">
        <w:t>c</w:t>
      </w:r>
      <w:r w:rsidR="001F5EDC">
        <w:t xml:space="preserve"> s</w:t>
      </w:r>
      <w:r w:rsidR="00420ABF">
        <w:t>pring</w:t>
      </w:r>
      <w:r w:rsidR="001F5EDC">
        <w:t xml:space="preserve"> that folds into itself</w:t>
      </w:r>
      <w:r w:rsidR="00420ABF">
        <w:t xml:space="preserve"> when compressed</w:t>
      </w:r>
      <w:r w:rsidR="001F5EDC">
        <w:t xml:space="preserve">. </w:t>
      </w:r>
      <w:r w:rsidR="00B03DCD">
        <w:t>This spring, while available for purchase under “shear</w:t>
      </w:r>
      <w:r w:rsidR="001C5226">
        <w:t>s</w:t>
      </w:r>
      <w:r w:rsidR="00B03DCD">
        <w:t xml:space="preserve"> spring” or “telescoping spring”, was expensive and too large to fit within the shell of the shears. </w:t>
      </w:r>
    </w:p>
    <w:p w14:paraId="7751DEBF" w14:textId="77777777" w:rsidR="00077046" w:rsidRDefault="00077046" w:rsidP="00A85791">
      <w:pPr>
        <w:pStyle w:val="BodyTextIndent"/>
        <w:ind w:firstLine="0"/>
      </w:pPr>
    </w:p>
    <w:p w14:paraId="14EE5076" w14:textId="5299F4D1" w:rsidR="001426AA" w:rsidRDefault="001426AA" w:rsidP="00BA6680">
      <w:pPr>
        <w:pStyle w:val="BodyTextIndent"/>
      </w:pPr>
      <w:r>
        <w:t>Al</w:t>
      </w:r>
      <w:r w:rsidR="00D10724">
        <w:t xml:space="preserve">ternative springs, such as </w:t>
      </w:r>
      <w:r w:rsidR="00F50BB4">
        <w:t xml:space="preserve">torsion and leaf springs were </w:t>
      </w:r>
      <w:r w:rsidR="00DC2692">
        <w:t xml:space="preserve">also considered, but were omitted from the final design for several reasons. Leaf springs were </w:t>
      </w:r>
      <w:r w:rsidR="0024044D">
        <w:t xml:space="preserve">expensive and hard to </w:t>
      </w:r>
      <w:r w:rsidR="00230109">
        <w:t xml:space="preserve">purchase, and </w:t>
      </w:r>
      <w:r w:rsidR="00FB5892">
        <w:t xml:space="preserve">torsion springs were difficult to install into the shell during assembly. The coil of the torsion spring also </w:t>
      </w:r>
      <w:r w:rsidR="0007580C">
        <w:t xml:space="preserve">inhibited </w:t>
      </w:r>
      <w:r w:rsidR="00AD2A5A">
        <w:t xml:space="preserve">the alignment and closing of blade arms. </w:t>
      </w:r>
    </w:p>
    <w:p w14:paraId="2F64A860" w14:textId="77777777" w:rsidR="00B03DCD" w:rsidRDefault="00B03DCD" w:rsidP="00A85791">
      <w:pPr>
        <w:pStyle w:val="BodyTextIndent"/>
        <w:ind w:firstLine="0"/>
        <w:rPr>
          <w:rFonts w:ascii="Arial" w:hAnsi="Arial" w:cs="Arial"/>
          <w:b/>
          <w:kern w:val="0"/>
        </w:rPr>
      </w:pPr>
    </w:p>
    <w:p w14:paraId="7EC38868" w14:textId="0EB41E08" w:rsidR="005152D2" w:rsidRDefault="008C095F" w:rsidP="00213720">
      <w:pPr>
        <w:pStyle w:val="BodyTextIndent"/>
        <w:numPr>
          <w:ilvl w:val="1"/>
          <w:numId w:val="3"/>
        </w:numPr>
        <w:rPr>
          <w:rFonts w:ascii="Arial" w:hAnsi="Arial" w:cs="Arial"/>
          <w:b/>
          <w:kern w:val="0"/>
        </w:rPr>
      </w:pPr>
      <w:r w:rsidRPr="000C530B">
        <w:rPr>
          <w:rFonts w:ascii="Arial" w:hAnsi="Arial" w:cs="Arial"/>
          <w:b/>
          <w:kern w:val="0"/>
        </w:rPr>
        <w:t xml:space="preserve"> </w:t>
      </w:r>
      <w:r w:rsidR="000C530B">
        <w:rPr>
          <w:rFonts w:ascii="Arial" w:hAnsi="Arial" w:cs="Arial"/>
          <w:b/>
          <w:kern w:val="0"/>
        </w:rPr>
        <w:t>Manufacturing</w:t>
      </w:r>
    </w:p>
    <w:p w14:paraId="549E8F63" w14:textId="77307DC4" w:rsidR="0022590B" w:rsidRDefault="0022590B" w:rsidP="003D782E">
      <w:pPr>
        <w:ind w:firstLine="360"/>
      </w:pPr>
      <w:r w:rsidRPr="00261A87">
        <w:t>There are multiple parts of the shear</w:t>
      </w:r>
      <w:r w:rsidR="001C5226">
        <w:t>s</w:t>
      </w:r>
      <w:r w:rsidRPr="00261A87">
        <w:t xml:space="preserve"> that need to be manufactured, including the case, middle actuator, dowels, linkages, and handle. The case and handle were 3D printed with </w:t>
      </w:r>
      <w:r>
        <w:t>a</w:t>
      </w:r>
      <w:r w:rsidRPr="00261A87">
        <w:t>crylonitrile butadiene styrene</w:t>
      </w:r>
      <w:r w:rsidR="00D47E5B" w:rsidRPr="00261A87">
        <w:t xml:space="preserve"> </w:t>
      </w:r>
      <w:r w:rsidRPr="00261A87">
        <w:t>(</w:t>
      </w:r>
      <w:r w:rsidR="00D47E5B">
        <w:t>ABS</w:t>
      </w:r>
      <w:r w:rsidRPr="00261A87">
        <w:t>) due to its durability and resistance to heat, as the shear</w:t>
      </w:r>
      <w:r w:rsidR="001C5226">
        <w:t>s</w:t>
      </w:r>
      <w:r w:rsidRPr="00261A87">
        <w:t xml:space="preserve"> would likely sit in the sun when in use. The handle is adjustable via screws, which were attached to knobs for easy turning. The middle actuator and the linkages were made using </w:t>
      </w:r>
      <w:r w:rsidR="008B5E61">
        <w:t>a</w:t>
      </w:r>
      <w:r w:rsidRPr="00261A87">
        <w:t xml:space="preserve"> water jet cutter. This was chosen due to its precise nature and the smooth finish it leaves. Lastly, the dowels were turned down and cut with the lathe, with a press fit tolerance in reference to the middle actuator. </w:t>
      </w:r>
    </w:p>
    <w:p w14:paraId="01FFDF0F" w14:textId="77777777" w:rsidR="002370EE" w:rsidRDefault="002370EE" w:rsidP="0022590B"/>
    <w:p w14:paraId="63019662" w14:textId="69C38016" w:rsidR="0022590B" w:rsidRPr="00261A87" w:rsidRDefault="0022590B" w:rsidP="00381A2B">
      <w:pPr>
        <w:ind w:firstLine="360"/>
      </w:pPr>
      <w:r w:rsidRPr="00261A87">
        <w:t>In addition, a bushing was machined so that the shear</w:t>
      </w:r>
      <w:r w:rsidR="001C5226">
        <w:t>s</w:t>
      </w:r>
      <w:r w:rsidRPr="00261A87">
        <w:t xml:space="preserve"> blades would fit onto the pivot point</w:t>
      </w:r>
      <w:r>
        <w:t xml:space="preserve"> without shifting around. The blades were bolted onto a threaded rod that extends through the top of the case. </w:t>
      </w:r>
    </w:p>
    <w:p w14:paraId="7BD279FB" w14:textId="77777777" w:rsidR="0022590B" w:rsidRDefault="0022590B" w:rsidP="0022590B">
      <w:pPr>
        <w:pStyle w:val="BodyTextIndent"/>
        <w:rPr>
          <w:rFonts w:ascii="Arial" w:hAnsi="Arial" w:cs="Arial"/>
          <w:b/>
          <w:kern w:val="0"/>
        </w:rPr>
      </w:pPr>
    </w:p>
    <w:p w14:paraId="3AC0C0FD" w14:textId="6E41F5FB" w:rsidR="00A85791" w:rsidRPr="002370EE" w:rsidRDefault="0022590B" w:rsidP="002370EE">
      <w:pPr>
        <w:pStyle w:val="BodyTextIndent"/>
        <w:numPr>
          <w:ilvl w:val="1"/>
          <w:numId w:val="3"/>
        </w:numPr>
        <w:rPr>
          <w:rFonts w:ascii="Arial" w:hAnsi="Arial" w:cs="Arial"/>
          <w:b/>
          <w:kern w:val="0"/>
        </w:rPr>
      </w:pPr>
      <w:r>
        <w:rPr>
          <w:rFonts w:ascii="Arial" w:hAnsi="Arial" w:cs="Arial"/>
          <w:b/>
          <w:kern w:val="0"/>
        </w:rPr>
        <w:t>Cost Analysis</w:t>
      </w:r>
    </w:p>
    <w:p w14:paraId="339A6922" w14:textId="77777777" w:rsidR="00213720" w:rsidRDefault="00213720" w:rsidP="00213720">
      <w:pPr>
        <w:pStyle w:val="BodyTextIndent"/>
        <w:ind w:firstLine="0"/>
        <w:rPr>
          <w:rFonts w:ascii="Arial" w:hAnsi="Arial" w:cs="Arial"/>
          <w:b/>
          <w:kern w:val="0"/>
        </w:rPr>
      </w:pPr>
    </w:p>
    <w:p w14:paraId="59E91364" w14:textId="18968A90" w:rsidR="007B1C8D" w:rsidRPr="002927FD" w:rsidRDefault="002E4F11" w:rsidP="002927FD">
      <w:pPr>
        <w:pStyle w:val="BodyTextIndent"/>
        <w:ind w:firstLine="0"/>
        <w:jc w:val="center"/>
        <w:rPr>
          <w:bCs/>
          <w:kern w:val="0"/>
          <w:sz w:val="18"/>
          <w:szCs w:val="18"/>
        </w:rPr>
      </w:pPr>
      <w:r w:rsidRPr="00A040AE">
        <w:rPr>
          <w:b/>
          <w:kern w:val="0"/>
          <w:sz w:val="18"/>
          <w:szCs w:val="18"/>
        </w:rPr>
        <w:t>Table 1</w:t>
      </w:r>
      <w:r w:rsidRPr="002927FD">
        <w:rPr>
          <w:bCs/>
          <w:kern w:val="0"/>
          <w:sz w:val="18"/>
          <w:szCs w:val="18"/>
        </w:rPr>
        <w:t xml:space="preserve">: </w:t>
      </w:r>
      <w:r w:rsidR="002927FD" w:rsidRPr="002927FD">
        <w:rPr>
          <w:bCs/>
          <w:kern w:val="0"/>
          <w:sz w:val="18"/>
          <w:szCs w:val="18"/>
        </w:rPr>
        <w:t>Item Breakdown</w:t>
      </w:r>
    </w:p>
    <w:tbl>
      <w:tblPr>
        <w:tblStyle w:val="TableGrid"/>
        <w:tblW w:w="5127" w:type="dxa"/>
        <w:tblLook w:val="04A0" w:firstRow="1" w:lastRow="0" w:firstColumn="1" w:lastColumn="0" w:noHBand="0" w:noVBand="1"/>
      </w:tblPr>
      <w:tblGrid>
        <w:gridCol w:w="1260"/>
        <w:gridCol w:w="3867"/>
      </w:tblGrid>
      <w:tr w:rsidR="006C3038" w:rsidRPr="006C3038" w14:paraId="30810C11" w14:textId="77777777" w:rsidTr="004F709F">
        <w:trPr>
          <w:trHeight w:val="296"/>
        </w:trPr>
        <w:tc>
          <w:tcPr>
            <w:tcW w:w="1260" w:type="dxa"/>
            <w:noWrap/>
            <w:hideMark/>
          </w:tcPr>
          <w:p w14:paraId="749A0B26" w14:textId="2D9ECCDA" w:rsidR="006C3038" w:rsidRPr="006C3038" w:rsidRDefault="006C3038" w:rsidP="004F709F">
            <w:pPr>
              <w:suppressAutoHyphens w:val="0"/>
              <w:overflowPunct/>
              <w:autoSpaceDE/>
              <w:autoSpaceDN/>
              <w:adjustRightInd/>
              <w:jc w:val="left"/>
              <w:textAlignment w:val="auto"/>
              <w:rPr>
                <w:b/>
                <w:bCs/>
                <w:color w:val="000000"/>
                <w:kern w:val="0"/>
                <w:sz w:val="18"/>
                <w:szCs w:val="18"/>
              </w:rPr>
            </w:pPr>
            <w:r w:rsidRPr="006C3038">
              <w:rPr>
                <w:b/>
                <w:bCs/>
                <w:color w:val="000000"/>
                <w:kern w:val="0"/>
                <w:sz w:val="18"/>
                <w:szCs w:val="18"/>
              </w:rPr>
              <w:t xml:space="preserve">Amount </w:t>
            </w:r>
            <w:r w:rsidR="0037449D">
              <w:rPr>
                <w:b/>
                <w:bCs/>
                <w:color w:val="000000"/>
                <w:kern w:val="0"/>
                <w:sz w:val="18"/>
                <w:szCs w:val="18"/>
              </w:rPr>
              <w:t>($)</w:t>
            </w:r>
          </w:p>
        </w:tc>
        <w:tc>
          <w:tcPr>
            <w:tcW w:w="3867" w:type="dxa"/>
            <w:noWrap/>
            <w:hideMark/>
          </w:tcPr>
          <w:p w14:paraId="54AA9E20" w14:textId="46354828" w:rsidR="006C3038" w:rsidRPr="006C3038" w:rsidRDefault="004F709F" w:rsidP="004F709F">
            <w:pPr>
              <w:suppressAutoHyphens w:val="0"/>
              <w:overflowPunct/>
              <w:autoSpaceDE/>
              <w:autoSpaceDN/>
              <w:adjustRightInd/>
              <w:jc w:val="left"/>
              <w:textAlignment w:val="auto"/>
              <w:rPr>
                <w:b/>
                <w:bCs/>
                <w:color w:val="000000"/>
                <w:kern w:val="0"/>
                <w:sz w:val="18"/>
                <w:szCs w:val="18"/>
              </w:rPr>
            </w:pPr>
            <w:r>
              <w:rPr>
                <w:b/>
                <w:bCs/>
                <w:color w:val="000000"/>
                <w:kern w:val="0"/>
                <w:sz w:val="18"/>
                <w:szCs w:val="18"/>
              </w:rPr>
              <w:t>Item Name</w:t>
            </w:r>
          </w:p>
        </w:tc>
      </w:tr>
      <w:tr w:rsidR="006C3038" w:rsidRPr="006C3038" w14:paraId="3B1EEE8C" w14:textId="77777777" w:rsidTr="004F709F">
        <w:trPr>
          <w:trHeight w:val="310"/>
        </w:trPr>
        <w:tc>
          <w:tcPr>
            <w:tcW w:w="1260" w:type="dxa"/>
            <w:noWrap/>
            <w:hideMark/>
          </w:tcPr>
          <w:p w14:paraId="61B8A4DE" w14:textId="02053311"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17.99</w:t>
            </w:r>
          </w:p>
        </w:tc>
        <w:tc>
          <w:tcPr>
            <w:tcW w:w="3867" w:type="dxa"/>
            <w:noWrap/>
            <w:hideMark/>
          </w:tcPr>
          <w:p w14:paraId="0399B770" w14:textId="77777777"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Compression Springs NEWST Spring Assortment Kit</w:t>
            </w:r>
          </w:p>
        </w:tc>
      </w:tr>
      <w:tr w:rsidR="006C3038" w:rsidRPr="006C3038" w14:paraId="6336D81A" w14:textId="77777777" w:rsidTr="004F709F">
        <w:trPr>
          <w:trHeight w:val="310"/>
        </w:trPr>
        <w:tc>
          <w:tcPr>
            <w:tcW w:w="1260" w:type="dxa"/>
            <w:noWrap/>
            <w:hideMark/>
          </w:tcPr>
          <w:p w14:paraId="2CB246CE" w14:textId="1C84C6F4"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35.47</w:t>
            </w:r>
          </w:p>
        </w:tc>
        <w:tc>
          <w:tcPr>
            <w:tcW w:w="3867" w:type="dxa"/>
            <w:noWrap/>
            <w:hideMark/>
          </w:tcPr>
          <w:p w14:paraId="4E530D6C" w14:textId="77777777"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Clear Colorless Acrylic Sheet 18" x 24" and 1/8" thick</w:t>
            </w:r>
          </w:p>
        </w:tc>
      </w:tr>
      <w:tr w:rsidR="006C3038" w:rsidRPr="006C3038" w14:paraId="312AF996" w14:textId="77777777" w:rsidTr="004F709F">
        <w:trPr>
          <w:trHeight w:val="310"/>
        </w:trPr>
        <w:tc>
          <w:tcPr>
            <w:tcW w:w="1260" w:type="dxa"/>
            <w:noWrap/>
            <w:hideMark/>
          </w:tcPr>
          <w:p w14:paraId="4A0D3E8D" w14:textId="2CD145D4"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5.89</w:t>
            </w:r>
          </w:p>
        </w:tc>
        <w:tc>
          <w:tcPr>
            <w:tcW w:w="3867" w:type="dxa"/>
            <w:hideMark/>
          </w:tcPr>
          <w:p w14:paraId="792590A5" w14:textId="77777777"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Metal Bearings</w:t>
            </w:r>
          </w:p>
        </w:tc>
      </w:tr>
      <w:tr w:rsidR="006C3038" w:rsidRPr="006C3038" w14:paraId="081BED4C" w14:textId="77777777" w:rsidTr="004F709F">
        <w:trPr>
          <w:trHeight w:val="310"/>
        </w:trPr>
        <w:tc>
          <w:tcPr>
            <w:tcW w:w="1260" w:type="dxa"/>
            <w:noWrap/>
            <w:hideMark/>
          </w:tcPr>
          <w:p w14:paraId="58B5BBD8" w14:textId="73708F8F"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48.53</w:t>
            </w:r>
          </w:p>
        </w:tc>
        <w:tc>
          <w:tcPr>
            <w:tcW w:w="3867" w:type="dxa"/>
            <w:noWrap/>
            <w:hideMark/>
          </w:tcPr>
          <w:p w14:paraId="4EF42AD4" w14:textId="77777777"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Sheet Metal</w:t>
            </w:r>
          </w:p>
        </w:tc>
      </w:tr>
      <w:tr w:rsidR="006C3038" w:rsidRPr="006C3038" w14:paraId="0260B98A" w14:textId="77777777" w:rsidTr="004F709F">
        <w:trPr>
          <w:trHeight w:val="310"/>
        </w:trPr>
        <w:tc>
          <w:tcPr>
            <w:tcW w:w="1260" w:type="dxa"/>
            <w:noWrap/>
            <w:hideMark/>
          </w:tcPr>
          <w:p w14:paraId="326B2DC3" w14:textId="40404DF8"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12.00</w:t>
            </w:r>
          </w:p>
        </w:tc>
        <w:tc>
          <w:tcPr>
            <w:tcW w:w="3867" w:type="dxa"/>
            <w:noWrap/>
            <w:hideMark/>
          </w:tcPr>
          <w:p w14:paraId="54C771AC" w14:textId="77777777"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Torsion Springs</w:t>
            </w:r>
          </w:p>
        </w:tc>
      </w:tr>
      <w:tr w:rsidR="006C3038" w:rsidRPr="006C3038" w14:paraId="42799E46" w14:textId="77777777" w:rsidTr="004F709F">
        <w:trPr>
          <w:trHeight w:val="310"/>
        </w:trPr>
        <w:tc>
          <w:tcPr>
            <w:tcW w:w="1260" w:type="dxa"/>
            <w:noWrap/>
            <w:hideMark/>
          </w:tcPr>
          <w:p w14:paraId="53BAA5BE" w14:textId="7DFC0805"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11.96</w:t>
            </w:r>
          </w:p>
        </w:tc>
        <w:tc>
          <w:tcPr>
            <w:tcW w:w="3867" w:type="dxa"/>
            <w:noWrap/>
            <w:hideMark/>
          </w:tcPr>
          <w:p w14:paraId="3A755639" w14:textId="77777777"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Aluminum Extended Rod</w:t>
            </w:r>
          </w:p>
        </w:tc>
      </w:tr>
      <w:tr w:rsidR="006C3038" w:rsidRPr="006C3038" w14:paraId="76F0ECC6" w14:textId="77777777" w:rsidTr="004F709F">
        <w:trPr>
          <w:trHeight w:val="310"/>
        </w:trPr>
        <w:tc>
          <w:tcPr>
            <w:tcW w:w="1260" w:type="dxa"/>
            <w:noWrap/>
            <w:hideMark/>
          </w:tcPr>
          <w:p w14:paraId="4EB9CDE7" w14:textId="48CC9B5B"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8.99</w:t>
            </w:r>
          </w:p>
        </w:tc>
        <w:tc>
          <w:tcPr>
            <w:tcW w:w="3867" w:type="dxa"/>
            <w:noWrap/>
            <w:hideMark/>
          </w:tcPr>
          <w:p w14:paraId="491CF507" w14:textId="77777777"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Socket Head Screws</w:t>
            </w:r>
          </w:p>
        </w:tc>
      </w:tr>
      <w:tr w:rsidR="006C3038" w:rsidRPr="006C3038" w14:paraId="18E89EDC" w14:textId="77777777" w:rsidTr="004F709F">
        <w:trPr>
          <w:trHeight w:val="296"/>
        </w:trPr>
        <w:tc>
          <w:tcPr>
            <w:tcW w:w="1260" w:type="dxa"/>
            <w:noWrap/>
            <w:hideMark/>
          </w:tcPr>
          <w:p w14:paraId="13B862F7" w14:textId="6C70CF7E"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16.79</w:t>
            </w:r>
          </w:p>
        </w:tc>
        <w:tc>
          <w:tcPr>
            <w:tcW w:w="3867" w:type="dxa"/>
            <w:noWrap/>
            <w:hideMark/>
          </w:tcPr>
          <w:p w14:paraId="23B95B19" w14:textId="77777777"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ABS Filament</w:t>
            </w:r>
          </w:p>
        </w:tc>
      </w:tr>
      <w:tr w:rsidR="006C3038" w:rsidRPr="006C3038" w14:paraId="7E5AFAAC" w14:textId="77777777" w:rsidTr="004F709F">
        <w:trPr>
          <w:trHeight w:val="296"/>
        </w:trPr>
        <w:tc>
          <w:tcPr>
            <w:tcW w:w="1260" w:type="dxa"/>
            <w:noWrap/>
            <w:hideMark/>
          </w:tcPr>
          <w:p w14:paraId="2F230A0E" w14:textId="3ED50205"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7.49</w:t>
            </w:r>
          </w:p>
        </w:tc>
        <w:tc>
          <w:tcPr>
            <w:tcW w:w="3867" w:type="dxa"/>
            <w:noWrap/>
            <w:hideMark/>
          </w:tcPr>
          <w:p w14:paraId="6E459466" w14:textId="77777777"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10pc Deep Groove Bearings</w:t>
            </w:r>
          </w:p>
        </w:tc>
      </w:tr>
      <w:tr w:rsidR="006C3038" w:rsidRPr="006C3038" w14:paraId="3211A55E" w14:textId="77777777" w:rsidTr="004F709F">
        <w:trPr>
          <w:trHeight w:val="310"/>
        </w:trPr>
        <w:tc>
          <w:tcPr>
            <w:tcW w:w="1260" w:type="dxa"/>
            <w:noWrap/>
            <w:hideMark/>
          </w:tcPr>
          <w:p w14:paraId="034F8ECD" w14:textId="0CBB4D5D"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27.78</w:t>
            </w:r>
          </w:p>
        </w:tc>
        <w:tc>
          <w:tcPr>
            <w:tcW w:w="3867" w:type="dxa"/>
            <w:noWrap/>
            <w:hideMark/>
          </w:tcPr>
          <w:p w14:paraId="1E25FAC2" w14:textId="77777777" w:rsidR="006C3038" w:rsidRPr="006C3038" w:rsidRDefault="006C3038" w:rsidP="004F709F">
            <w:pPr>
              <w:suppressAutoHyphens w:val="0"/>
              <w:overflowPunct/>
              <w:autoSpaceDE/>
              <w:autoSpaceDN/>
              <w:adjustRightInd/>
              <w:jc w:val="left"/>
              <w:textAlignment w:val="auto"/>
              <w:rPr>
                <w:color w:val="000000"/>
                <w:kern w:val="0"/>
                <w:sz w:val="18"/>
                <w:szCs w:val="18"/>
              </w:rPr>
            </w:pPr>
            <w:r w:rsidRPr="006C3038">
              <w:rPr>
                <w:color w:val="000000"/>
                <w:kern w:val="0"/>
                <w:sz w:val="18"/>
                <w:szCs w:val="18"/>
              </w:rPr>
              <w:t>Sheet Metal</w:t>
            </w:r>
          </w:p>
        </w:tc>
      </w:tr>
    </w:tbl>
    <w:p w14:paraId="1171CD59" w14:textId="3544CD00" w:rsidR="00622DF7" w:rsidRDefault="00622DF7" w:rsidP="00EE5F0A">
      <w:pPr>
        <w:pStyle w:val="BodyTextIndent"/>
        <w:ind w:firstLine="0"/>
      </w:pPr>
    </w:p>
    <w:p w14:paraId="1C380FBE" w14:textId="7C006A48" w:rsidR="00A4707A" w:rsidRDefault="00622DF7" w:rsidP="00071332">
      <w:pPr>
        <w:pStyle w:val="BodyTextIndent"/>
      </w:pPr>
      <w:r>
        <w:t xml:space="preserve">The total amount spent on materials for this project is </w:t>
      </w:r>
      <w:r w:rsidR="00A4707A">
        <w:t>$192.89</w:t>
      </w:r>
      <w:r w:rsidR="00E87033">
        <w:t xml:space="preserve"> as seen in Table 1</w:t>
      </w:r>
      <w:r w:rsidR="00A4707A">
        <w:t xml:space="preserve">. However, because </w:t>
      </w:r>
      <w:r w:rsidR="00935BA2">
        <w:t>most</w:t>
      </w:r>
      <w:r w:rsidR="00A4707A">
        <w:t xml:space="preserve"> of the materials o</w:t>
      </w:r>
      <w:r w:rsidR="00347F5A">
        <w:t>rdered were bulk orders, such as bearings, and not all</w:t>
      </w:r>
      <w:r w:rsidR="00484A08">
        <w:t xml:space="preserve"> </w:t>
      </w:r>
      <w:r w:rsidR="00347F5A">
        <w:t xml:space="preserve">the sheet metal was used for </w:t>
      </w:r>
      <w:r w:rsidR="003D7C1C">
        <w:t xml:space="preserve">the cut pieces, the cost of the final </w:t>
      </w:r>
      <w:r w:rsidR="004B6D16">
        <w:t>prototype</w:t>
      </w:r>
      <w:r w:rsidR="003D7C1C">
        <w:t xml:space="preserve"> is much less. </w:t>
      </w:r>
      <w:r w:rsidR="002B08DF">
        <w:t xml:space="preserve">Using </w:t>
      </w:r>
      <w:r w:rsidR="00B302B1">
        <w:t xml:space="preserve">unit prices and estimates for surface area and 3D printing material, the total cost to manufacture </w:t>
      </w:r>
      <w:r w:rsidR="001446FF">
        <w:t xml:space="preserve">a single pair of shears is less than </w:t>
      </w:r>
      <w:r w:rsidR="002E273B">
        <w:t>fifteen</w:t>
      </w:r>
      <w:r w:rsidR="001446FF">
        <w:t xml:space="preserve"> dollars</w:t>
      </w:r>
      <w:r w:rsidR="00D65278">
        <w:t>. When manufactured on a larger scale, it is possible to reduce the price further</w:t>
      </w:r>
      <w:r w:rsidR="00854588">
        <w:t>.</w:t>
      </w:r>
      <w:r w:rsidR="0067290B">
        <w:t xml:space="preserve"> </w:t>
      </w:r>
      <w:r w:rsidR="000501A9">
        <w:t xml:space="preserve">While the retail price is difficult to estimate, the manufacturing of the shears cost less than the generic market shears, which </w:t>
      </w:r>
      <w:r w:rsidR="00071332">
        <w:t xml:space="preserve">were </w:t>
      </w:r>
      <w:r w:rsidR="000501A9">
        <w:t xml:space="preserve">priced at </w:t>
      </w:r>
      <w:r w:rsidR="00701CB9">
        <w:t xml:space="preserve">around $18 dollars, making </w:t>
      </w:r>
      <w:r w:rsidR="00071332">
        <w:t>the cost of the new</w:t>
      </w:r>
      <w:r w:rsidR="009C70C8">
        <w:t xml:space="preserve"> shear design</w:t>
      </w:r>
      <w:r w:rsidR="00701CB9">
        <w:t xml:space="preserve"> a competitive price.</w:t>
      </w:r>
    </w:p>
    <w:p w14:paraId="552646F8" w14:textId="77777777" w:rsidR="00A4707A" w:rsidRPr="00622DF7" w:rsidRDefault="00A4707A" w:rsidP="00EE5F0A">
      <w:pPr>
        <w:pStyle w:val="BodyTextIndent"/>
        <w:ind w:firstLine="0"/>
        <w:rPr>
          <w:rFonts w:ascii="Arial" w:hAnsi="Arial" w:cs="Arial"/>
          <w:bCs/>
          <w:kern w:val="0"/>
        </w:rPr>
      </w:pPr>
    </w:p>
    <w:p w14:paraId="1ABC8B65" w14:textId="2B5E2C17" w:rsidR="008C095F" w:rsidRDefault="000C530B" w:rsidP="005E134D">
      <w:pPr>
        <w:pStyle w:val="BodyTextIndent"/>
        <w:numPr>
          <w:ilvl w:val="0"/>
          <w:numId w:val="3"/>
        </w:numPr>
        <w:ind w:left="360"/>
        <w:rPr>
          <w:rFonts w:ascii="Arial" w:hAnsi="Arial" w:cs="Arial"/>
          <w:b/>
          <w:kern w:val="0"/>
        </w:rPr>
      </w:pPr>
      <w:r>
        <w:rPr>
          <w:rFonts w:ascii="Arial" w:hAnsi="Arial" w:cs="Arial"/>
          <w:b/>
          <w:kern w:val="0"/>
        </w:rPr>
        <w:t xml:space="preserve">Results </w:t>
      </w:r>
    </w:p>
    <w:p w14:paraId="61D1E72F" w14:textId="77777777" w:rsidR="000C530B" w:rsidRDefault="000C530B" w:rsidP="000C530B">
      <w:pPr>
        <w:pStyle w:val="BodyTextIndent"/>
        <w:numPr>
          <w:ilvl w:val="1"/>
          <w:numId w:val="3"/>
        </w:numPr>
        <w:rPr>
          <w:rFonts w:ascii="Arial" w:hAnsi="Arial" w:cs="Arial"/>
          <w:b/>
          <w:kern w:val="0"/>
        </w:rPr>
      </w:pPr>
      <w:r>
        <w:rPr>
          <w:rFonts w:ascii="Arial" w:hAnsi="Arial" w:cs="Arial"/>
          <w:b/>
          <w:kern w:val="0"/>
        </w:rPr>
        <w:t xml:space="preserve">Feedback </w:t>
      </w:r>
    </w:p>
    <w:p w14:paraId="53F25351" w14:textId="5B7DDC49" w:rsidR="00844410" w:rsidRPr="003D6E2A" w:rsidRDefault="00196A68" w:rsidP="00BC498B">
      <w:pPr>
        <w:ind w:firstLine="360"/>
      </w:pPr>
      <w:r w:rsidRPr="0050185F">
        <w:t>The team wanted feedback from the employees at Smile Farms to see if they found the product comfortable and easy to use. To conduct human testing, Institutional Review Board</w:t>
      </w:r>
      <w:r w:rsidR="00BE1221">
        <w:t xml:space="preserve"> (IRB)</w:t>
      </w:r>
      <w:r w:rsidRPr="0050185F">
        <w:t xml:space="preserve"> approval is required. This allows the group to test their product with the employees at Smile Farms </w:t>
      </w:r>
      <w:r>
        <w:t>with an approved procedure that respects participant rights and confidentiality</w:t>
      </w:r>
      <w:r w:rsidR="003C2D89">
        <w:t xml:space="preserve">, ensuring that </w:t>
      </w:r>
      <w:r w:rsidR="001722EF">
        <w:t>any form of testing is done safely and without harm</w:t>
      </w:r>
      <w:r w:rsidRPr="0050185F">
        <w:t>. The blades of the shear</w:t>
      </w:r>
      <w:r w:rsidR="001C5226">
        <w:t>s</w:t>
      </w:r>
      <w:r w:rsidRPr="0050185F">
        <w:t xml:space="preserve"> were replaced with a dull, 3D printed version</w:t>
      </w:r>
      <w:r>
        <w:t xml:space="preserve"> to ensure the safety of the participants. </w:t>
      </w:r>
      <w:r w:rsidRPr="0050185F">
        <w:t xml:space="preserve">The employees were asked to hold the </w:t>
      </w:r>
      <w:r>
        <w:t>shear</w:t>
      </w:r>
      <w:r w:rsidR="001C5226">
        <w:t>s</w:t>
      </w:r>
      <w:r w:rsidRPr="0050185F">
        <w:t xml:space="preserve"> and </w:t>
      </w:r>
      <w:r>
        <w:t>mimic the motion of cutting</w:t>
      </w:r>
      <w:r w:rsidRPr="0050185F">
        <w:t xml:space="preserve"> a stem, and were then asked </w:t>
      </w:r>
      <w:r>
        <w:t>questions on the comfort, user-friendliness, and practicality of the design</w:t>
      </w:r>
      <w:r w:rsidRPr="0050185F">
        <w:t>. The workers found the product to be a lot more comfortable to hold than typical shear</w:t>
      </w:r>
      <w:r w:rsidR="001C5226">
        <w:t>s</w:t>
      </w:r>
      <w:r w:rsidRPr="0050185F">
        <w:t xml:space="preserve"> and they could see themselves using the product for an extended period of time. </w:t>
      </w:r>
    </w:p>
    <w:p w14:paraId="059583EA" w14:textId="77777777" w:rsidR="00196A68" w:rsidRDefault="00196A68" w:rsidP="00196A68">
      <w:pPr>
        <w:pStyle w:val="BodyTextIndent"/>
        <w:ind w:firstLine="0"/>
        <w:rPr>
          <w:rFonts w:ascii="Arial" w:hAnsi="Arial" w:cs="Arial"/>
          <w:b/>
          <w:kern w:val="0"/>
        </w:rPr>
      </w:pPr>
    </w:p>
    <w:p w14:paraId="0AC5838B" w14:textId="77EEBD5C" w:rsidR="00C75D8F" w:rsidRPr="00C75D8F" w:rsidRDefault="003113F7" w:rsidP="00C75D8F">
      <w:pPr>
        <w:pStyle w:val="BodyTextIndent"/>
        <w:numPr>
          <w:ilvl w:val="1"/>
          <w:numId w:val="3"/>
        </w:numPr>
        <w:rPr>
          <w:rFonts w:ascii="Arial" w:hAnsi="Arial" w:cs="Arial"/>
          <w:b/>
          <w:kern w:val="0"/>
        </w:rPr>
      </w:pPr>
      <w:r>
        <w:rPr>
          <w:rFonts w:ascii="Arial" w:hAnsi="Arial" w:cs="Arial"/>
          <w:b/>
          <w:kern w:val="0"/>
        </w:rPr>
        <w:t>Compari</w:t>
      </w:r>
      <w:r w:rsidR="00837015">
        <w:rPr>
          <w:rFonts w:ascii="Arial" w:hAnsi="Arial" w:cs="Arial"/>
          <w:b/>
          <w:kern w:val="0"/>
        </w:rPr>
        <w:t>son with Regular Shears</w:t>
      </w:r>
    </w:p>
    <w:p w14:paraId="4E383914" w14:textId="4FDF9D1E" w:rsidR="00C75D8F" w:rsidRDefault="00C75D8F" w:rsidP="00BC498B">
      <w:pPr>
        <w:pStyle w:val="BodyTextIndent"/>
        <w:rPr>
          <w:bCs/>
          <w:kern w:val="0"/>
        </w:rPr>
      </w:pPr>
      <w:r>
        <w:rPr>
          <w:bCs/>
          <w:kern w:val="0"/>
        </w:rPr>
        <w:t>The redesigned shears outperform typical shears in a few ways. First, they are approximately 0.6</w:t>
      </w:r>
      <w:r w:rsidR="006234F6">
        <w:rPr>
          <w:bCs/>
          <w:kern w:val="0"/>
        </w:rPr>
        <w:t xml:space="preserve"> </w:t>
      </w:r>
      <w:r>
        <w:rPr>
          <w:bCs/>
          <w:kern w:val="0"/>
        </w:rPr>
        <w:t>oz lighter than typical shear</w:t>
      </w:r>
      <w:r w:rsidR="001C5226">
        <w:rPr>
          <w:bCs/>
          <w:kern w:val="0"/>
        </w:rPr>
        <w:t>s</w:t>
      </w:r>
      <w:r>
        <w:rPr>
          <w:bCs/>
          <w:kern w:val="0"/>
        </w:rPr>
        <w:t xml:space="preserve"> that </w:t>
      </w:r>
      <w:r w:rsidR="001C5226">
        <w:rPr>
          <w:bCs/>
          <w:kern w:val="0"/>
        </w:rPr>
        <w:t>are</w:t>
      </w:r>
      <w:r>
        <w:rPr>
          <w:bCs/>
          <w:kern w:val="0"/>
        </w:rPr>
        <w:t xml:space="preserve"> 8.0</w:t>
      </w:r>
      <w:r w:rsidR="006234F6">
        <w:rPr>
          <w:bCs/>
          <w:kern w:val="0"/>
        </w:rPr>
        <w:t xml:space="preserve"> </w:t>
      </w:r>
      <w:r>
        <w:rPr>
          <w:bCs/>
          <w:kern w:val="0"/>
        </w:rPr>
        <w:t xml:space="preserve">oz. This is because of the lightweight materials used such as aluminum for the inner mechanism and ABS for the exterior. The new design also keeps the wrist position parallel to the arm, as can be seen in Figure </w:t>
      </w:r>
      <w:r w:rsidR="00F768CC">
        <w:rPr>
          <w:bCs/>
          <w:kern w:val="0"/>
        </w:rPr>
        <w:t>10</w:t>
      </w:r>
      <w:r>
        <w:rPr>
          <w:bCs/>
          <w:kern w:val="0"/>
        </w:rPr>
        <w:t xml:space="preserve">. </w:t>
      </w:r>
    </w:p>
    <w:p w14:paraId="455B627B" w14:textId="77777777" w:rsidR="005E3AC6" w:rsidRDefault="005E3AC6" w:rsidP="00BC498B">
      <w:pPr>
        <w:pStyle w:val="BodyTextIndent"/>
        <w:rPr>
          <w:bCs/>
          <w:kern w:val="0"/>
        </w:rPr>
      </w:pPr>
    </w:p>
    <w:p w14:paraId="5DF29D63" w14:textId="77777777" w:rsidR="00C75D8F" w:rsidRDefault="00C75D8F" w:rsidP="00C75D8F">
      <w:pPr>
        <w:pStyle w:val="BodyTextIndent"/>
        <w:ind w:firstLine="0"/>
        <w:rPr>
          <w:bCs/>
          <w:kern w:val="0"/>
        </w:rPr>
      </w:pPr>
      <w:r w:rsidRPr="005F5AD9">
        <w:rPr>
          <w:bCs/>
          <w:noProof/>
          <w:kern w:val="0"/>
        </w:rPr>
        <w:drawing>
          <wp:inline distT="0" distB="0" distL="0" distR="0" wp14:anchorId="19ADF6F0" wp14:editId="39912C6C">
            <wp:extent cx="3257550" cy="1006475"/>
            <wp:effectExtent l="0" t="0" r="0" b="3175"/>
            <wp:docPr id="1928309170" name="Picture 1" descr="A pair of scissors with a finger pointing at some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09170" name="Picture 1" descr="A pair of scissors with a finger pointing at something&#10;&#10;AI-generated content may be incorrect."/>
                    <pic:cNvPicPr/>
                  </pic:nvPicPr>
                  <pic:blipFill>
                    <a:blip r:embed="rId30"/>
                    <a:stretch>
                      <a:fillRect/>
                    </a:stretch>
                  </pic:blipFill>
                  <pic:spPr>
                    <a:xfrm>
                      <a:off x="0" y="0"/>
                      <a:ext cx="3257550" cy="1006475"/>
                    </a:xfrm>
                    <a:prstGeom prst="rect">
                      <a:avLst/>
                    </a:prstGeom>
                  </pic:spPr>
                </pic:pic>
              </a:graphicData>
            </a:graphic>
          </wp:inline>
        </w:drawing>
      </w:r>
    </w:p>
    <w:p w14:paraId="3F8CD919" w14:textId="736BE80E" w:rsidR="00C75D8F" w:rsidRDefault="00C75D8F" w:rsidP="00C75D8F">
      <w:pPr>
        <w:pStyle w:val="BodyTextIndent"/>
        <w:ind w:firstLine="0"/>
        <w:rPr>
          <w:bCs/>
          <w:kern w:val="0"/>
          <w:sz w:val="18"/>
          <w:szCs w:val="18"/>
        </w:rPr>
      </w:pPr>
      <w:r w:rsidRPr="00FC1BFF">
        <w:rPr>
          <w:b/>
          <w:kern w:val="0"/>
          <w:sz w:val="18"/>
          <w:szCs w:val="18"/>
        </w:rPr>
        <w:t xml:space="preserve">Figure </w:t>
      </w:r>
      <w:r w:rsidR="00213720">
        <w:rPr>
          <w:b/>
          <w:kern w:val="0"/>
          <w:sz w:val="18"/>
          <w:szCs w:val="18"/>
        </w:rPr>
        <w:t>10</w:t>
      </w:r>
      <w:r w:rsidRPr="00FC1BFF">
        <w:rPr>
          <w:b/>
          <w:kern w:val="0"/>
          <w:sz w:val="18"/>
          <w:szCs w:val="18"/>
        </w:rPr>
        <w:t xml:space="preserve">: </w:t>
      </w:r>
      <w:r w:rsidRPr="00FC1BFF">
        <w:rPr>
          <w:bCs/>
          <w:kern w:val="0"/>
          <w:sz w:val="18"/>
          <w:szCs w:val="18"/>
        </w:rPr>
        <w:t>Wrist orientation of typical shear</w:t>
      </w:r>
      <w:r w:rsidR="001C5226">
        <w:rPr>
          <w:bCs/>
          <w:kern w:val="0"/>
          <w:sz w:val="18"/>
          <w:szCs w:val="18"/>
        </w:rPr>
        <w:t>s</w:t>
      </w:r>
      <w:r w:rsidRPr="00FC1BFF">
        <w:rPr>
          <w:bCs/>
          <w:kern w:val="0"/>
          <w:sz w:val="18"/>
          <w:szCs w:val="18"/>
        </w:rPr>
        <w:t xml:space="preserve"> (left) and newly designed shear</w:t>
      </w:r>
      <w:r w:rsidR="001C5226">
        <w:rPr>
          <w:bCs/>
          <w:kern w:val="0"/>
          <w:sz w:val="18"/>
          <w:szCs w:val="18"/>
        </w:rPr>
        <w:t>s</w:t>
      </w:r>
      <w:r w:rsidRPr="00FC1BFF">
        <w:rPr>
          <w:bCs/>
          <w:kern w:val="0"/>
          <w:sz w:val="18"/>
          <w:szCs w:val="18"/>
        </w:rPr>
        <w:t xml:space="preserve"> (right)</w:t>
      </w:r>
    </w:p>
    <w:p w14:paraId="197170C5" w14:textId="77777777" w:rsidR="00985E36" w:rsidRDefault="00985E36" w:rsidP="00985E36">
      <w:pPr>
        <w:pStyle w:val="BodyTextIndent"/>
        <w:ind w:firstLine="0"/>
        <w:rPr>
          <w:bCs/>
          <w:kern w:val="0"/>
          <w:sz w:val="18"/>
          <w:szCs w:val="18"/>
        </w:rPr>
      </w:pPr>
    </w:p>
    <w:p w14:paraId="3000037E" w14:textId="614F7D67" w:rsidR="00C75D8F" w:rsidRDefault="00C75D8F" w:rsidP="00985E36">
      <w:pPr>
        <w:pStyle w:val="BodyTextIndent"/>
        <w:ind w:firstLine="720"/>
        <w:rPr>
          <w:bCs/>
          <w:kern w:val="0"/>
        </w:rPr>
      </w:pPr>
      <w:r>
        <w:rPr>
          <w:bCs/>
          <w:kern w:val="0"/>
        </w:rPr>
        <w:t xml:space="preserve">The new design also applies stress away from the most sensitive parts of the hand, as can be seen in Figure </w:t>
      </w:r>
      <w:r w:rsidR="00213720">
        <w:rPr>
          <w:bCs/>
          <w:kern w:val="0"/>
        </w:rPr>
        <w:t>11</w:t>
      </w:r>
      <w:r>
        <w:rPr>
          <w:bCs/>
          <w:kern w:val="0"/>
        </w:rPr>
        <w:t xml:space="preserve">. This figure is adopted from a paper that studies the various parts of the hand and provides information on how much pressure the hand can withstand before experiencing damage. </w:t>
      </w:r>
      <w:r w:rsidR="00755009">
        <w:rPr>
          <w:bCs/>
          <w:kern w:val="0"/>
        </w:rPr>
        <w:t>The generic shear</w:t>
      </w:r>
      <w:r w:rsidR="001C5226">
        <w:rPr>
          <w:bCs/>
          <w:kern w:val="0"/>
        </w:rPr>
        <w:t>s</w:t>
      </w:r>
      <w:r w:rsidR="00755009">
        <w:rPr>
          <w:bCs/>
          <w:kern w:val="0"/>
        </w:rPr>
        <w:t xml:space="preserve"> design directly utilizes </w:t>
      </w:r>
      <w:r w:rsidR="00133217">
        <w:rPr>
          <w:bCs/>
          <w:kern w:val="0"/>
        </w:rPr>
        <w:t>area 2 to hold the shear</w:t>
      </w:r>
      <w:r w:rsidR="001C5226">
        <w:rPr>
          <w:bCs/>
          <w:kern w:val="0"/>
        </w:rPr>
        <w:t>s</w:t>
      </w:r>
      <w:r w:rsidR="00133217">
        <w:rPr>
          <w:bCs/>
          <w:kern w:val="0"/>
        </w:rPr>
        <w:t xml:space="preserve"> and apply </w:t>
      </w:r>
      <w:r w:rsidR="00E01247">
        <w:rPr>
          <w:bCs/>
          <w:kern w:val="0"/>
        </w:rPr>
        <w:t xml:space="preserve">load, while the new design shifts the pressure onto the middle of the hand, </w:t>
      </w:r>
      <w:r w:rsidR="00D5647E">
        <w:rPr>
          <w:bCs/>
          <w:kern w:val="0"/>
        </w:rPr>
        <w:t xml:space="preserve">applying the </w:t>
      </w:r>
      <w:r w:rsidR="00FA16DB">
        <w:rPr>
          <w:bCs/>
          <w:kern w:val="0"/>
        </w:rPr>
        <w:t>load more hori</w:t>
      </w:r>
      <w:r w:rsidR="008F31BD">
        <w:rPr>
          <w:bCs/>
          <w:kern w:val="0"/>
        </w:rPr>
        <w:t>zontally</w:t>
      </w:r>
      <w:r w:rsidR="00BE4CC2">
        <w:rPr>
          <w:bCs/>
          <w:kern w:val="0"/>
        </w:rPr>
        <w:t>.</w:t>
      </w:r>
    </w:p>
    <w:p w14:paraId="0B92CF05" w14:textId="77777777" w:rsidR="00C75D8F" w:rsidRDefault="00C75D8F" w:rsidP="003A782A">
      <w:pPr>
        <w:pStyle w:val="BodyTextIndent"/>
        <w:ind w:firstLine="0"/>
        <w:jc w:val="center"/>
        <w:rPr>
          <w:rFonts w:ascii="Arial" w:hAnsi="Arial" w:cs="Arial"/>
          <w:b/>
          <w:kern w:val="0"/>
        </w:rPr>
      </w:pPr>
      <w:r w:rsidRPr="00DC23F5">
        <w:rPr>
          <w:bCs/>
          <w:noProof/>
          <w:kern w:val="0"/>
        </w:rPr>
        <w:drawing>
          <wp:inline distT="0" distB="0" distL="0" distR="0" wp14:anchorId="577DB0D8" wp14:editId="0BF6222B">
            <wp:extent cx="1254211" cy="1612265"/>
            <wp:effectExtent l="0" t="0" r="3175" b="6985"/>
            <wp:docPr id="1284762500" name="Picture 9" descr="Picture 855248559,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icture 855248559, Picture"/>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61491" b="25941"/>
                    <a:stretch/>
                  </pic:blipFill>
                  <pic:spPr bwMode="auto">
                    <a:xfrm>
                      <a:off x="0" y="0"/>
                      <a:ext cx="1254438" cy="1612557"/>
                    </a:xfrm>
                    <a:prstGeom prst="rect">
                      <a:avLst/>
                    </a:prstGeom>
                    <a:noFill/>
                    <a:ln>
                      <a:noFill/>
                    </a:ln>
                    <a:extLst>
                      <a:ext uri="{53640926-AAD7-44D8-BBD7-CCE9431645EC}">
                        <a14:shadowObscured xmlns:a14="http://schemas.microsoft.com/office/drawing/2010/main"/>
                      </a:ext>
                    </a:extLst>
                  </pic:spPr>
                </pic:pic>
              </a:graphicData>
            </a:graphic>
          </wp:inline>
        </w:drawing>
      </w:r>
    </w:p>
    <w:p w14:paraId="1A1CA8EB" w14:textId="28266D0A" w:rsidR="00C75D8F" w:rsidRPr="00E62B3B" w:rsidRDefault="00C75D8F" w:rsidP="003A782A">
      <w:pPr>
        <w:pStyle w:val="BodyTextIndent"/>
        <w:ind w:firstLine="0"/>
        <w:jc w:val="center"/>
        <w:rPr>
          <w:b/>
          <w:kern w:val="0"/>
          <w:sz w:val="18"/>
          <w:szCs w:val="18"/>
        </w:rPr>
      </w:pPr>
      <w:r w:rsidRPr="00361EF5">
        <w:rPr>
          <w:b/>
          <w:kern w:val="0"/>
          <w:sz w:val="18"/>
          <w:szCs w:val="18"/>
        </w:rPr>
        <w:t xml:space="preserve">Figure </w:t>
      </w:r>
      <w:r w:rsidR="00213720">
        <w:rPr>
          <w:b/>
          <w:kern w:val="0"/>
          <w:sz w:val="18"/>
          <w:szCs w:val="18"/>
        </w:rPr>
        <w:t>11</w:t>
      </w:r>
      <w:r w:rsidRPr="00361EF5">
        <w:rPr>
          <w:b/>
          <w:kern w:val="0"/>
          <w:sz w:val="18"/>
          <w:szCs w:val="18"/>
        </w:rPr>
        <w:t xml:space="preserve">: </w:t>
      </w:r>
      <w:r w:rsidRPr="00361EF5">
        <w:rPr>
          <w:bCs/>
          <w:kern w:val="0"/>
          <w:sz w:val="18"/>
          <w:szCs w:val="18"/>
        </w:rPr>
        <w:t>Most sensitive parts of the hand</w:t>
      </w:r>
      <w:r w:rsidR="00E62B3B">
        <w:rPr>
          <w:bCs/>
          <w:kern w:val="0"/>
          <w:sz w:val="18"/>
          <w:szCs w:val="18"/>
        </w:rPr>
        <w:t xml:space="preserve"> </w:t>
      </w:r>
      <w:r w:rsidR="00E62B3B" w:rsidRPr="0078466D">
        <w:rPr>
          <w:kern w:val="0"/>
          <w:sz w:val="18"/>
          <w:szCs w:val="18"/>
        </w:rPr>
        <w:t>[</w:t>
      </w:r>
      <w:r w:rsidR="0078466D" w:rsidRPr="0078466D">
        <w:rPr>
          <w:bCs/>
          <w:kern w:val="0"/>
          <w:sz w:val="18"/>
          <w:szCs w:val="18"/>
        </w:rPr>
        <w:t>9</w:t>
      </w:r>
      <w:r w:rsidR="00E62B3B" w:rsidRPr="0078466D">
        <w:rPr>
          <w:kern w:val="0"/>
          <w:sz w:val="18"/>
          <w:szCs w:val="18"/>
        </w:rPr>
        <w:t>]</w:t>
      </w:r>
    </w:p>
    <w:p w14:paraId="0EF8FC7D" w14:textId="77777777" w:rsidR="00653ED3" w:rsidRPr="00E62B3B" w:rsidRDefault="00653ED3" w:rsidP="003A782A">
      <w:pPr>
        <w:pStyle w:val="BodyTextIndent"/>
        <w:ind w:firstLine="0"/>
        <w:jc w:val="center"/>
        <w:rPr>
          <w:b/>
          <w:kern w:val="0"/>
          <w:sz w:val="18"/>
          <w:szCs w:val="18"/>
        </w:rPr>
      </w:pPr>
    </w:p>
    <w:p w14:paraId="5888F864" w14:textId="77777777" w:rsidR="00C75D8F" w:rsidRDefault="00C75D8F" w:rsidP="008A6498">
      <w:pPr>
        <w:pStyle w:val="BodyTextIndent"/>
        <w:rPr>
          <w:bCs/>
          <w:kern w:val="0"/>
        </w:rPr>
      </w:pPr>
      <w:r>
        <w:rPr>
          <w:bCs/>
          <w:kern w:val="0"/>
        </w:rPr>
        <w:t xml:space="preserve">This design also utilizes the strongest parts of the hand by engaging all four fingers due to the raised finger bed. It also solves previous issues of developing rust on typical shears as this design has replaceable blades that can be easily swapped out and an internal locking mechanism that will not rust. </w:t>
      </w:r>
    </w:p>
    <w:p w14:paraId="639E6291" w14:textId="77777777" w:rsidR="00C75D8F" w:rsidRDefault="00C75D8F" w:rsidP="00C75D8F">
      <w:pPr>
        <w:pStyle w:val="BodyTextIndent"/>
        <w:ind w:firstLine="0"/>
        <w:rPr>
          <w:rFonts w:ascii="Arial" w:hAnsi="Arial" w:cs="Arial"/>
          <w:b/>
          <w:kern w:val="0"/>
        </w:rPr>
      </w:pPr>
    </w:p>
    <w:p w14:paraId="46876540" w14:textId="0A40454E" w:rsidR="00C75D8F" w:rsidRPr="00837015" w:rsidRDefault="00C75D8F" w:rsidP="00837015">
      <w:pPr>
        <w:pStyle w:val="BodyTextIndent"/>
        <w:numPr>
          <w:ilvl w:val="1"/>
          <w:numId w:val="3"/>
        </w:numPr>
        <w:rPr>
          <w:rFonts w:ascii="Arial" w:hAnsi="Arial" w:cs="Arial"/>
          <w:b/>
          <w:kern w:val="0"/>
        </w:rPr>
      </w:pPr>
      <w:r>
        <w:rPr>
          <w:rFonts w:ascii="Arial" w:hAnsi="Arial" w:cs="Arial"/>
          <w:b/>
          <w:kern w:val="0"/>
        </w:rPr>
        <w:t>Hand Fatigue Test</w:t>
      </w:r>
    </w:p>
    <w:p w14:paraId="1A1DB89C" w14:textId="7E10B59A" w:rsidR="006A0160" w:rsidRDefault="006A0160" w:rsidP="006A0160">
      <w:pPr>
        <w:pStyle w:val="BodyTextIndent"/>
        <w:rPr>
          <w:bCs/>
          <w:kern w:val="0"/>
        </w:rPr>
      </w:pPr>
      <w:r>
        <w:rPr>
          <w:bCs/>
          <w:kern w:val="0"/>
        </w:rPr>
        <w:t>The team conducted a hand fatigue test on typical shear</w:t>
      </w:r>
      <w:r w:rsidR="00375631">
        <w:rPr>
          <w:bCs/>
          <w:kern w:val="0"/>
        </w:rPr>
        <w:t>s</w:t>
      </w:r>
      <w:r>
        <w:rPr>
          <w:bCs/>
          <w:kern w:val="0"/>
        </w:rPr>
        <w:t xml:space="preserve"> and the newly designed shear</w:t>
      </w:r>
      <w:r w:rsidR="00375631">
        <w:rPr>
          <w:bCs/>
          <w:kern w:val="0"/>
        </w:rPr>
        <w:t>s</w:t>
      </w:r>
      <w:r>
        <w:rPr>
          <w:bCs/>
          <w:kern w:val="0"/>
        </w:rPr>
        <w:t xml:space="preserve"> to see if the motion of pulling is more comfortable and easier than a squeezing motion. </w:t>
      </w:r>
      <w:r w:rsidR="00A91403">
        <w:rPr>
          <w:bCs/>
          <w:kern w:val="0"/>
        </w:rPr>
        <w:t>V</w:t>
      </w:r>
      <w:r>
        <w:rPr>
          <w:bCs/>
          <w:kern w:val="0"/>
        </w:rPr>
        <w:t>arious users execute</w:t>
      </w:r>
      <w:r w:rsidR="00A91403">
        <w:rPr>
          <w:bCs/>
          <w:kern w:val="0"/>
        </w:rPr>
        <w:t>d</w:t>
      </w:r>
      <w:r>
        <w:rPr>
          <w:bCs/>
          <w:kern w:val="0"/>
        </w:rPr>
        <w:t xml:space="preserve"> a cutting motion using both shears with their arms extended to mimic harvesting vegetables. The users were asked to do this motion until they experienced fatigue in their wrist, and the number of cutting motions they could do </w:t>
      </w:r>
      <w:r w:rsidR="00A03354">
        <w:rPr>
          <w:bCs/>
          <w:kern w:val="0"/>
        </w:rPr>
        <w:t>was</w:t>
      </w:r>
      <w:r>
        <w:rPr>
          <w:bCs/>
          <w:kern w:val="0"/>
        </w:rPr>
        <w:t xml:space="preserve"> recorded. Using the results seen in Figure </w:t>
      </w:r>
      <w:r w:rsidR="00BE4CC2">
        <w:rPr>
          <w:bCs/>
          <w:kern w:val="0"/>
        </w:rPr>
        <w:t>1</w:t>
      </w:r>
      <w:r w:rsidR="00333A1A">
        <w:rPr>
          <w:bCs/>
          <w:kern w:val="0"/>
        </w:rPr>
        <w:t>2</w:t>
      </w:r>
      <w:r>
        <w:rPr>
          <w:bCs/>
          <w:kern w:val="0"/>
        </w:rPr>
        <w:t>, the team found an average 19% increase in actuation using the new shears as compared to typical shear</w:t>
      </w:r>
      <w:r w:rsidR="00375631">
        <w:rPr>
          <w:bCs/>
          <w:kern w:val="0"/>
        </w:rPr>
        <w:t>s</w:t>
      </w:r>
      <w:r>
        <w:rPr>
          <w:bCs/>
          <w:kern w:val="0"/>
        </w:rPr>
        <w:t xml:space="preserve">, proving that their design is more comfortable on the hand. </w:t>
      </w:r>
    </w:p>
    <w:p w14:paraId="013FF7C4" w14:textId="77777777" w:rsidR="006A0160" w:rsidRDefault="006A0160" w:rsidP="006A0160">
      <w:pPr>
        <w:pStyle w:val="BodyTextIndent"/>
        <w:ind w:firstLine="0"/>
        <w:rPr>
          <w:bCs/>
          <w:kern w:val="0"/>
        </w:rPr>
      </w:pPr>
    </w:p>
    <w:p w14:paraId="0E10CB6F" w14:textId="77777777" w:rsidR="002004F2" w:rsidRDefault="006A0160" w:rsidP="00DC23F5">
      <w:pPr>
        <w:pStyle w:val="BodyTextIndent"/>
        <w:ind w:firstLine="0"/>
        <w:rPr>
          <w:bCs/>
          <w:kern w:val="0"/>
        </w:rPr>
      </w:pPr>
      <w:r w:rsidRPr="00ED5E13">
        <w:rPr>
          <w:bCs/>
          <w:noProof/>
          <w:kern w:val="0"/>
        </w:rPr>
        <w:drawing>
          <wp:inline distT="0" distB="0" distL="0" distR="0" wp14:anchorId="37712346" wp14:editId="0A630611">
            <wp:extent cx="3257550" cy="2126615"/>
            <wp:effectExtent l="0" t="0" r="0" b="6985"/>
            <wp:docPr id="268274300"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74300" name="Picture 1" descr="A graph of different colored bars&#10;&#10;AI-generated content may be incorrect."/>
                    <pic:cNvPicPr/>
                  </pic:nvPicPr>
                  <pic:blipFill>
                    <a:blip r:embed="rId32"/>
                    <a:stretch>
                      <a:fillRect/>
                    </a:stretch>
                  </pic:blipFill>
                  <pic:spPr>
                    <a:xfrm>
                      <a:off x="0" y="0"/>
                      <a:ext cx="3257550" cy="2126615"/>
                    </a:xfrm>
                    <a:prstGeom prst="rect">
                      <a:avLst/>
                    </a:prstGeom>
                  </pic:spPr>
                </pic:pic>
              </a:graphicData>
            </a:graphic>
          </wp:inline>
        </w:drawing>
      </w:r>
    </w:p>
    <w:p w14:paraId="5A97ED24" w14:textId="4515662E" w:rsidR="000E43BF" w:rsidRPr="002574D9" w:rsidRDefault="00ED5E13" w:rsidP="00DC23F5">
      <w:pPr>
        <w:pStyle w:val="BodyTextIndent"/>
        <w:ind w:firstLine="0"/>
        <w:rPr>
          <w:kern w:val="0"/>
          <w:sz w:val="18"/>
          <w:szCs w:val="18"/>
        </w:rPr>
      </w:pPr>
      <w:r w:rsidRPr="002574D9">
        <w:rPr>
          <w:b/>
          <w:kern w:val="0"/>
          <w:sz w:val="18"/>
          <w:szCs w:val="18"/>
        </w:rPr>
        <w:t>Figure 1</w:t>
      </w:r>
      <w:r w:rsidR="00333A1A">
        <w:rPr>
          <w:b/>
          <w:kern w:val="0"/>
          <w:sz w:val="18"/>
          <w:szCs w:val="18"/>
        </w:rPr>
        <w:t>2</w:t>
      </w:r>
      <w:r w:rsidRPr="002574D9">
        <w:rPr>
          <w:bCs/>
          <w:kern w:val="0"/>
          <w:sz w:val="18"/>
          <w:szCs w:val="18"/>
        </w:rPr>
        <w:t xml:space="preserve">: </w:t>
      </w:r>
      <w:r w:rsidR="002C59C6" w:rsidRPr="002574D9">
        <w:rPr>
          <w:bCs/>
          <w:kern w:val="0"/>
          <w:sz w:val="18"/>
          <w:szCs w:val="18"/>
        </w:rPr>
        <w:t>Comparison o</w:t>
      </w:r>
      <w:r w:rsidR="002574D9" w:rsidRPr="002574D9">
        <w:rPr>
          <w:bCs/>
          <w:kern w:val="0"/>
          <w:sz w:val="18"/>
          <w:szCs w:val="18"/>
        </w:rPr>
        <w:t>f max actuations between generic design and new design</w:t>
      </w:r>
    </w:p>
    <w:p w14:paraId="44F8DC06" w14:textId="77777777" w:rsidR="006B25EB" w:rsidRDefault="006B25EB" w:rsidP="00DC23F5">
      <w:pPr>
        <w:pStyle w:val="BodyTextIndent"/>
        <w:ind w:firstLine="0"/>
        <w:rPr>
          <w:rFonts w:ascii="Arial" w:hAnsi="Arial" w:cs="Arial"/>
          <w:b/>
          <w:kern w:val="0"/>
        </w:rPr>
      </w:pPr>
    </w:p>
    <w:p w14:paraId="30BA7B4F" w14:textId="7E285BA0" w:rsidR="00BC2132" w:rsidRPr="00BC2132" w:rsidRDefault="006B25EB" w:rsidP="00BC2132">
      <w:pPr>
        <w:pStyle w:val="BodyTextIndent"/>
        <w:numPr>
          <w:ilvl w:val="1"/>
          <w:numId w:val="3"/>
        </w:numPr>
        <w:rPr>
          <w:rFonts w:ascii="Arial" w:hAnsi="Arial" w:cs="Arial"/>
          <w:b/>
          <w:kern w:val="0"/>
        </w:rPr>
      </w:pPr>
      <w:r>
        <w:rPr>
          <w:rFonts w:ascii="Arial" w:hAnsi="Arial" w:cs="Arial"/>
          <w:b/>
          <w:kern w:val="0"/>
        </w:rPr>
        <w:t xml:space="preserve">Issues </w:t>
      </w:r>
    </w:p>
    <w:p w14:paraId="3AA5D3FF" w14:textId="51BD3AE9" w:rsidR="00FA4847" w:rsidRPr="00F52159" w:rsidRDefault="00FA4847" w:rsidP="00FA4847">
      <w:pPr>
        <w:pStyle w:val="BodyTextIndent"/>
        <w:rPr>
          <w:kern w:val="0"/>
        </w:rPr>
      </w:pPr>
      <w:r w:rsidRPr="00F52159">
        <w:rPr>
          <w:kern w:val="0"/>
        </w:rPr>
        <w:t>The biggest issue with the current prototype is jamming caused by the middle actuator falling out of line with the blade arms. If the actuator is pulled too far back, the plate slips and catches on one of the arms, preventing the plate from moving back up. To combat this, a guard was implemented to prevent the middle plate from being pulled too far, eliminating the jamming issue.</w:t>
      </w:r>
    </w:p>
    <w:p w14:paraId="3DCD387D" w14:textId="77777777" w:rsidR="00FA4847" w:rsidRPr="00F52159" w:rsidRDefault="00FA4847" w:rsidP="00FA4847">
      <w:pPr>
        <w:pStyle w:val="BodyTextIndent"/>
        <w:rPr>
          <w:kern w:val="0"/>
        </w:rPr>
      </w:pPr>
    </w:p>
    <w:p w14:paraId="03C67DC2" w14:textId="57271712" w:rsidR="0085550C" w:rsidRPr="00F52159" w:rsidRDefault="00086511" w:rsidP="0085550C">
      <w:pPr>
        <w:pStyle w:val="BodyTextIndent"/>
        <w:rPr>
          <w:kern w:val="0"/>
        </w:rPr>
      </w:pPr>
      <w:r w:rsidRPr="00F52159">
        <w:rPr>
          <w:kern w:val="0"/>
        </w:rPr>
        <w:t>Another issue</w:t>
      </w:r>
      <w:r w:rsidR="00C30B6D" w:rsidRPr="00F52159">
        <w:rPr>
          <w:kern w:val="0"/>
        </w:rPr>
        <w:t xml:space="preserve"> </w:t>
      </w:r>
      <w:r w:rsidR="004C378B" w:rsidRPr="00F52159">
        <w:rPr>
          <w:kern w:val="0"/>
        </w:rPr>
        <w:t xml:space="preserve">that affected the performance of the prototypes </w:t>
      </w:r>
      <w:r w:rsidR="00524C12" w:rsidRPr="00F52159">
        <w:rPr>
          <w:kern w:val="0"/>
        </w:rPr>
        <w:t xml:space="preserve">was friction between the case and </w:t>
      </w:r>
      <w:r w:rsidR="00E557B2" w:rsidRPr="00F52159">
        <w:rPr>
          <w:kern w:val="0"/>
        </w:rPr>
        <w:t>the inner plate</w:t>
      </w:r>
      <w:r w:rsidR="00C30B6D" w:rsidRPr="00F52159">
        <w:rPr>
          <w:kern w:val="0"/>
        </w:rPr>
        <w:t xml:space="preserve">. Because the inner </w:t>
      </w:r>
      <w:r w:rsidR="0059150E" w:rsidRPr="00F52159">
        <w:rPr>
          <w:kern w:val="0"/>
        </w:rPr>
        <w:t>mechanism w</w:t>
      </w:r>
      <w:r w:rsidR="001F3090">
        <w:rPr>
          <w:kern w:val="0"/>
        </w:rPr>
        <w:t>as</w:t>
      </w:r>
      <w:r w:rsidR="0059150E" w:rsidRPr="00F52159">
        <w:rPr>
          <w:kern w:val="0"/>
        </w:rPr>
        <w:t xml:space="preserve"> spring-loaded</w:t>
      </w:r>
      <w:r w:rsidR="005C58B4" w:rsidRPr="00F52159">
        <w:rPr>
          <w:kern w:val="0"/>
        </w:rPr>
        <w:t xml:space="preserve"> using compression springs, </w:t>
      </w:r>
      <w:r w:rsidR="00211594" w:rsidRPr="00F52159">
        <w:rPr>
          <w:kern w:val="0"/>
        </w:rPr>
        <w:t xml:space="preserve">it was difficult to prevent buckling. The springs </w:t>
      </w:r>
      <w:r w:rsidR="003E12BA" w:rsidRPr="00F52159">
        <w:rPr>
          <w:kern w:val="0"/>
        </w:rPr>
        <w:t xml:space="preserve">that were applying </w:t>
      </w:r>
      <w:r w:rsidR="00A859ED" w:rsidRPr="00F52159">
        <w:rPr>
          <w:kern w:val="0"/>
        </w:rPr>
        <w:t>loads</w:t>
      </w:r>
      <w:r w:rsidR="003E12BA" w:rsidRPr="00F52159">
        <w:rPr>
          <w:kern w:val="0"/>
        </w:rPr>
        <w:t xml:space="preserve"> on the arms of the </w:t>
      </w:r>
      <w:r w:rsidR="00A859ED" w:rsidRPr="00F52159">
        <w:rPr>
          <w:kern w:val="0"/>
        </w:rPr>
        <w:t>blades</w:t>
      </w:r>
      <w:r w:rsidR="003E12BA" w:rsidRPr="00F52159">
        <w:rPr>
          <w:kern w:val="0"/>
        </w:rPr>
        <w:t xml:space="preserve"> would often buckle </w:t>
      </w:r>
      <w:r w:rsidR="00212C10" w:rsidRPr="00F52159">
        <w:rPr>
          <w:kern w:val="0"/>
        </w:rPr>
        <w:t xml:space="preserve">and </w:t>
      </w:r>
      <w:r w:rsidR="0085550C" w:rsidRPr="00F52159">
        <w:rPr>
          <w:kern w:val="0"/>
        </w:rPr>
        <w:t xml:space="preserve">push against the plate, forcing </w:t>
      </w:r>
      <w:r w:rsidR="00D67DEC">
        <w:rPr>
          <w:kern w:val="0"/>
        </w:rPr>
        <w:t>the actuator</w:t>
      </w:r>
      <w:r w:rsidR="0085550C" w:rsidRPr="00F52159">
        <w:rPr>
          <w:kern w:val="0"/>
        </w:rPr>
        <w:t xml:space="preserve"> against the plastic shell. Further chamfering </w:t>
      </w:r>
      <w:r w:rsidR="006269C7" w:rsidRPr="00F52159">
        <w:rPr>
          <w:kern w:val="0"/>
        </w:rPr>
        <w:t xml:space="preserve">the inner plate actuator edges manually with a file reduced the friction and allowed the plate to slide, but </w:t>
      </w:r>
      <w:r w:rsidR="004C0872" w:rsidRPr="00F52159">
        <w:rPr>
          <w:kern w:val="0"/>
        </w:rPr>
        <w:t xml:space="preserve">if the plate rotated </w:t>
      </w:r>
      <w:r w:rsidR="00293CA2" w:rsidRPr="00F52159">
        <w:rPr>
          <w:kern w:val="0"/>
        </w:rPr>
        <w:t>in plane with the shell, it would get stuck.</w:t>
      </w:r>
      <w:r w:rsidR="00A03354">
        <w:rPr>
          <w:kern w:val="0"/>
        </w:rPr>
        <w:t xml:space="preserve"> To prevent buckling, a telescopic spring, such as the one found in generic shears, could be used, but </w:t>
      </w:r>
      <w:r w:rsidR="000845EA">
        <w:rPr>
          <w:kern w:val="0"/>
        </w:rPr>
        <w:t xml:space="preserve">a redesign to </w:t>
      </w:r>
      <w:r w:rsidR="00960C6C">
        <w:rPr>
          <w:kern w:val="0"/>
        </w:rPr>
        <w:t>account for the spring size would be needed.</w:t>
      </w:r>
    </w:p>
    <w:p w14:paraId="78713689" w14:textId="77777777" w:rsidR="00BC2132" w:rsidRPr="00F52159" w:rsidRDefault="00BC2132" w:rsidP="00C22E7E">
      <w:pPr>
        <w:pStyle w:val="BodyTextIndent"/>
        <w:ind w:firstLine="0"/>
        <w:rPr>
          <w:kern w:val="0"/>
        </w:rPr>
      </w:pPr>
    </w:p>
    <w:p w14:paraId="4270D763" w14:textId="6073B10A" w:rsidR="006B25EB" w:rsidRPr="0058273C" w:rsidRDefault="00487DCF" w:rsidP="0058273C">
      <w:pPr>
        <w:pStyle w:val="BodyTextIndent"/>
        <w:rPr>
          <w:kern w:val="0"/>
        </w:rPr>
      </w:pPr>
      <w:r w:rsidRPr="00F52159">
        <w:rPr>
          <w:kern w:val="0"/>
        </w:rPr>
        <w:t xml:space="preserve">Preventing rotation and keeping the mechanisms </w:t>
      </w:r>
      <w:r w:rsidR="00960C6C" w:rsidRPr="00F52159">
        <w:rPr>
          <w:kern w:val="0"/>
        </w:rPr>
        <w:t>in line</w:t>
      </w:r>
      <w:r w:rsidRPr="00F52159">
        <w:rPr>
          <w:kern w:val="0"/>
        </w:rPr>
        <w:t xml:space="preserve"> with each other was </w:t>
      </w:r>
      <w:r w:rsidR="00C22E7E" w:rsidRPr="00F52159">
        <w:rPr>
          <w:kern w:val="0"/>
        </w:rPr>
        <w:t>a</w:t>
      </w:r>
      <w:r w:rsidRPr="00F52159">
        <w:rPr>
          <w:kern w:val="0"/>
        </w:rPr>
        <w:t xml:space="preserve"> challenge. </w:t>
      </w:r>
      <w:r w:rsidR="0049526D" w:rsidRPr="00F52159">
        <w:rPr>
          <w:kern w:val="0"/>
        </w:rPr>
        <w:t xml:space="preserve">Due to the size constraint and tolerancing in relation to the middle plate, </w:t>
      </w:r>
      <w:r w:rsidR="00CC49D4" w:rsidRPr="00F52159">
        <w:rPr>
          <w:kern w:val="0"/>
        </w:rPr>
        <w:t>the springs were not loaded with a perfectly axial force</w:t>
      </w:r>
      <w:r w:rsidR="002873BB" w:rsidRPr="00F52159">
        <w:rPr>
          <w:kern w:val="0"/>
        </w:rPr>
        <w:t xml:space="preserve">, which contributed to the buckling. </w:t>
      </w:r>
      <w:r w:rsidR="00B8721D" w:rsidRPr="00F52159">
        <w:rPr>
          <w:kern w:val="0"/>
        </w:rPr>
        <w:t xml:space="preserve">In a </w:t>
      </w:r>
      <w:r w:rsidR="001A590C" w:rsidRPr="00F52159">
        <w:rPr>
          <w:kern w:val="0"/>
        </w:rPr>
        <w:t xml:space="preserve">later design that was later discarded, the middle plate was </w:t>
      </w:r>
      <w:r w:rsidR="00C22E7E" w:rsidRPr="00F52159">
        <w:rPr>
          <w:kern w:val="0"/>
        </w:rPr>
        <w:t xml:space="preserve">moved to the side to prevent jamming, but because the </w:t>
      </w:r>
      <w:r w:rsidR="000605A3" w:rsidRPr="00F52159">
        <w:rPr>
          <w:kern w:val="0"/>
        </w:rPr>
        <w:t>shear</w:t>
      </w:r>
      <w:r w:rsidR="00375631">
        <w:rPr>
          <w:kern w:val="0"/>
        </w:rPr>
        <w:t>s</w:t>
      </w:r>
      <w:r w:rsidR="000605A3" w:rsidRPr="00F52159">
        <w:rPr>
          <w:kern w:val="0"/>
        </w:rPr>
        <w:t xml:space="preserve"> </w:t>
      </w:r>
      <w:r w:rsidR="00375631">
        <w:rPr>
          <w:kern w:val="0"/>
        </w:rPr>
        <w:t>were</w:t>
      </w:r>
      <w:r w:rsidR="000605A3" w:rsidRPr="00F52159">
        <w:rPr>
          <w:kern w:val="0"/>
        </w:rPr>
        <w:t xml:space="preserve"> no</w:t>
      </w:r>
      <w:r w:rsidR="00602150">
        <w:rPr>
          <w:kern w:val="0"/>
        </w:rPr>
        <w:t xml:space="preserve"> longer</w:t>
      </w:r>
      <w:r w:rsidR="000605A3" w:rsidRPr="00F52159">
        <w:rPr>
          <w:kern w:val="0"/>
        </w:rPr>
        <w:t xml:space="preserve"> symmetrical, the plate would rotate and </w:t>
      </w:r>
      <w:r w:rsidR="0057775D" w:rsidRPr="00F52159">
        <w:rPr>
          <w:kern w:val="0"/>
        </w:rPr>
        <w:t xml:space="preserve">increase friction between </w:t>
      </w:r>
      <w:r w:rsidR="00C14A8C" w:rsidRPr="00F52159">
        <w:rPr>
          <w:kern w:val="0"/>
        </w:rPr>
        <w:t xml:space="preserve">the shell walls. </w:t>
      </w:r>
      <w:r w:rsidR="007D1229" w:rsidRPr="00F52159">
        <w:rPr>
          <w:kern w:val="0"/>
        </w:rPr>
        <w:t xml:space="preserve">Because the blades were lifted from existing market </w:t>
      </w:r>
      <w:r w:rsidR="009A715A">
        <w:rPr>
          <w:bCs/>
          <w:kern w:val="0"/>
        </w:rPr>
        <w:t xml:space="preserve">bypass </w:t>
      </w:r>
      <w:r w:rsidR="007D1229" w:rsidRPr="00F52159">
        <w:rPr>
          <w:kern w:val="0"/>
        </w:rPr>
        <w:t xml:space="preserve">shears, </w:t>
      </w:r>
      <w:r w:rsidR="00F52159">
        <w:rPr>
          <w:bCs/>
          <w:kern w:val="0"/>
        </w:rPr>
        <w:t xml:space="preserve">the </w:t>
      </w:r>
      <w:r w:rsidR="009A715A">
        <w:rPr>
          <w:bCs/>
          <w:kern w:val="0"/>
        </w:rPr>
        <w:t xml:space="preserve">new design also had to </w:t>
      </w:r>
      <w:r w:rsidR="008069F2">
        <w:rPr>
          <w:bCs/>
          <w:kern w:val="0"/>
        </w:rPr>
        <w:t>adopt</w:t>
      </w:r>
      <w:r w:rsidR="009A715A">
        <w:rPr>
          <w:bCs/>
          <w:kern w:val="0"/>
        </w:rPr>
        <w:t xml:space="preserve"> the bypass </w:t>
      </w:r>
      <w:r w:rsidR="00DF1ABA">
        <w:rPr>
          <w:bCs/>
          <w:kern w:val="0"/>
        </w:rPr>
        <w:t xml:space="preserve">blade actuation method. </w:t>
      </w:r>
      <w:r w:rsidR="007A2C9E">
        <w:rPr>
          <w:bCs/>
          <w:kern w:val="0"/>
        </w:rPr>
        <w:tab/>
      </w:r>
      <w:r w:rsidR="00DA2EE2">
        <w:rPr>
          <w:bCs/>
          <w:kern w:val="0"/>
        </w:rPr>
        <w:t>Stopping</w:t>
      </w:r>
      <w:r w:rsidR="00FD6649">
        <w:rPr>
          <w:bCs/>
          <w:kern w:val="0"/>
        </w:rPr>
        <w:t xml:space="preserve"> the blades from deflecting while still allowing them to slide past each other was another design challenge that had to be addressed. </w:t>
      </w:r>
    </w:p>
    <w:p w14:paraId="6C63B491" w14:textId="77777777" w:rsidR="003A782A" w:rsidRPr="00207688" w:rsidRDefault="003A782A" w:rsidP="00DC23F5">
      <w:pPr>
        <w:pStyle w:val="BodyTextIndent"/>
        <w:ind w:firstLine="0"/>
        <w:rPr>
          <w:b/>
          <w:kern w:val="0"/>
        </w:rPr>
      </w:pPr>
    </w:p>
    <w:p w14:paraId="167D3A84" w14:textId="0F3450D5" w:rsidR="00010079" w:rsidRDefault="000C530B" w:rsidP="00010079">
      <w:pPr>
        <w:pStyle w:val="BodyTextIndent"/>
        <w:numPr>
          <w:ilvl w:val="0"/>
          <w:numId w:val="3"/>
        </w:numPr>
        <w:ind w:left="360"/>
        <w:rPr>
          <w:rFonts w:ascii="Arial" w:hAnsi="Arial" w:cs="Arial"/>
          <w:b/>
          <w:kern w:val="0"/>
        </w:rPr>
      </w:pPr>
      <w:r>
        <w:rPr>
          <w:rFonts w:ascii="Arial" w:hAnsi="Arial" w:cs="Arial"/>
          <w:b/>
          <w:kern w:val="0"/>
        </w:rPr>
        <w:t>Conclusion</w:t>
      </w:r>
    </w:p>
    <w:p w14:paraId="140154FA" w14:textId="56B1CECA" w:rsidR="00844410" w:rsidRPr="000611EC" w:rsidRDefault="00010079" w:rsidP="008A6498">
      <w:pPr>
        <w:ind w:firstLine="360"/>
      </w:pPr>
      <w:r w:rsidRPr="00057B78">
        <w:t>The purpose of this project was to help workers</w:t>
      </w:r>
      <w:r w:rsidR="00A106AE">
        <w:t xml:space="preserve"> with disabilities</w:t>
      </w:r>
      <w:r w:rsidRPr="00057B78">
        <w:t xml:space="preserve"> at Smile Farms harvest vegetables over an extended period of time. The new and improved garden shear</w:t>
      </w:r>
      <w:r w:rsidR="00DB1213">
        <w:t>s</w:t>
      </w:r>
      <w:r w:rsidRPr="00057B78">
        <w:t xml:space="preserve"> incorporate a more comfortable pulling motion, as opposed to a squeezing motion, to utilize the strength of all four fingers. This allows the workers at Smile Farms to use th</w:t>
      </w:r>
      <w:r w:rsidR="00F3511A">
        <w:t>ese</w:t>
      </w:r>
      <w:r w:rsidRPr="00057B78">
        <w:t xml:space="preserve"> shear</w:t>
      </w:r>
      <w:r w:rsidR="00F3511A">
        <w:t>s</w:t>
      </w:r>
      <w:r w:rsidRPr="00057B78">
        <w:t xml:space="preserve"> comfortably for long hours. The employees at Smile Farms were very confident in the design and though</w:t>
      </w:r>
      <w:r w:rsidR="003E6272">
        <w:t>t</w:t>
      </w:r>
      <w:r w:rsidRPr="00057B78">
        <w:t xml:space="preserve"> it was much more comfortable and intuitive to use than typical shear</w:t>
      </w:r>
      <w:r w:rsidR="00375631">
        <w:t>s</w:t>
      </w:r>
      <w:r w:rsidRPr="00057B78">
        <w:t xml:space="preserve">. After speaking with judges at the CREATE 2025 </w:t>
      </w:r>
      <w:r w:rsidR="00F85C86">
        <w:t>Symposium</w:t>
      </w:r>
      <w:r w:rsidRPr="00057B78">
        <w:t xml:space="preserve">, the team received a lot of positive feedback from judges, suggesting that their product can help a much larger demographic. The team believes their product could help not only the employees at Smile Farms, but also the elderly who </w:t>
      </w:r>
      <w:r w:rsidR="00482A4F" w:rsidRPr="00057B78">
        <w:t>enjoy</w:t>
      </w:r>
      <w:r w:rsidRPr="00057B78">
        <w:t xml:space="preserve"> gardening but struggle to garden as they age, or even other individuals who enjoy gardening but have health issues like arthritis, carpal tunnel, etc. </w:t>
      </w:r>
    </w:p>
    <w:p w14:paraId="57D4A66C" w14:textId="77777777" w:rsidR="00010079" w:rsidRPr="00010079" w:rsidRDefault="00010079" w:rsidP="00010079">
      <w:pPr>
        <w:pStyle w:val="BodyTextIndent"/>
        <w:ind w:firstLine="0"/>
        <w:rPr>
          <w:rFonts w:ascii="Arial" w:hAnsi="Arial" w:cs="Arial"/>
          <w:b/>
          <w:kern w:val="0"/>
        </w:rPr>
      </w:pPr>
    </w:p>
    <w:p w14:paraId="2EF731E2" w14:textId="4235C676" w:rsidR="000C530B" w:rsidRDefault="00010079" w:rsidP="00CF15BD">
      <w:pPr>
        <w:pStyle w:val="BodyTextIndent"/>
        <w:numPr>
          <w:ilvl w:val="1"/>
          <w:numId w:val="3"/>
        </w:numPr>
        <w:rPr>
          <w:rFonts w:ascii="Arial" w:hAnsi="Arial" w:cs="Arial"/>
          <w:b/>
          <w:kern w:val="0"/>
        </w:rPr>
      </w:pPr>
      <w:r>
        <w:rPr>
          <w:rFonts w:ascii="Arial" w:hAnsi="Arial" w:cs="Arial"/>
          <w:b/>
          <w:kern w:val="0"/>
        </w:rPr>
        <w:t>Future Work</w:t>
      </w:r>
    </w:p>
    <w:p w14:paraId="2CF40B4D" w14:textId="634576F7" w:rsidR="00272405" w:rsidRDefault="00272405" w:rsidP="002370EE">
      <w:pPr>
        <w:pStyle w:val="BodyTextIndent"/>
        <w:rPr>
          <w:bCs/>
          <w:kern w:val="0"/>
        </w:rPr>
      </w:pPr>
      <w:r>
        <w:rPr>
          <w:bCs/>
          <w:kern w:val="0"/>
        </w:rPr>
        <w:t>Although the shear</w:t>
      </w:r>
      <w:r w:rsidR="007168DC">
        <w:rPr>
          <w:bCs/>
          <w:kern w:val="0"/>
        </w:rPr>
        <w:t>s</w:t>
      </w:r>
      <w:r>
        <w:rPr>
          <w:bCs/>
          <w:kern w:val="0"/>
        </w:rPr>
        <w:t xml:space="preserve"> work to cut smaller stems </w:t>
      </w:r>
      <w:r w:rsidR="00EA5ACB">
        <w:rPr>
          <w:bCs/>
          <w:kern w:val="0"/>
        </w:rPr>
        <w:t>for tomatoes</w:t>
      </w:r>
      <w:r w:rsidR="00136768">
        <w:rPr>
          <w:bCs/>
          <w:kern w:val="0"/>
        </w:rPr>
        <w:t xml:space="preserve"> and herbs</w:t>
      </w:r>
      <w:r w:rsidR="00EA5ACB">
        <w:rPr>
          <w:bCs/>
          <w:kern w:val="0"/>
        </w:rPr>
        <w:t xml:space="preserve">, there is currently not enough mechanical advantage to </w:t>
      </w:r>
      <w:r w:rsidR="009C19F0">
        <w:rPr>
          <w:bCs/>
          <w:kern w:val="0"/>
        </w:rPr>
        <w:t xml:space="preserve">cut anything larger. </w:t>
      </w:r>
      <w:r w:rsidR="00BC1E0A">
        <w:rPr>
          <w:bCs/>
          <w:kern w:val="0"/>
        </w:rPr>
        <w:t>Calculations</w:t>
      </w:r>
      <w:r w:rsidR="009C19F0">
        <w:rPr>
          <w:bCs/>
          <w:kern w:val="0"/>
        </w:rPr>
        <w:t xml:space="preserve"> </w:t>
      </w:r>
      <w:r w:rsidR="00602E7A">
        <w:rPr>
          <w:bCs/>
          <w:kern w:val="0"/>
        </w:rPr>
        <w:t xml:space="preserve">could be </w:t>
      </w:r>
      <w:r w:rsidR="008069F2">
        <w:rPr>
          <w:bCs/>
          <w:kern w:val="0"/>
        </w:rPr>
        <w:t>made</w:t>
      </w:r>
      <w:r w:rsidR="00602E7A">
        <w:rPr>
          <w:bCs/>
          <w:kern w:val="0"/>
        </w:rPr>
        <w:t xml:space="preserve"> to optimize the length </w:t>
      </w:r>
      <w:r w:rsidR="00003B02">
        <w:rPr>
          <w:bCs/>
          <w:kern w:val="0"/>
        </w:rPr>
        <w:t xml:space="preserve">and starting angle of the </w:t>
      </w:r>
      <w:r w:rsidR="00A70775">
        <w:rPr>
          <w:bCs/>
          <w:kern w:val="0"/>
        </w:rPr>
        <w:t>internal shear</w:t>
      </w:r>
      <w:r w:rsidR="00375631">
        <w:rPr>
          <w:bCs/>
          <w:kern w:val="0"/>
        </w:rPr>
        <w:t>s</w:t>
      </w:r>
      <w:r w:rsidR="00A70775">
        <w:rPr>
          <w:bCs/>
          <w:kern w:val="0"/>
        </w:rPr>
        <w:t xml:space="preserve"> arm. This would make it </w:t>
      </w:r>
      <w:r w:rsidR="00AB7823">
        <w:rPr>
          <w:bCs/>
          <w:kern w:val="0"/>
        </w:rPr>
        <w:t xml:space="preserve">more similar to a standard </w:t>
      </w:r>
      <w:r w:rsidR="005A5E29">
        <w:rPr>
          <w:bCs/>
          <w:kern w:val="0"/>
        </w:rPr>
        <w:t xml:space="preserve">pair of </w:t>
      </w:r>
      <w:r w:rsidR="00AB7823">
        <w:rPr>
          <w:bCs/>
          <w:kern w:val="0"/>
        </w:rPr>
        <w:t>shear</w:t>
      </w:r>
      <w:r w:rsidR="005A5E29">
        <w:rPr>
          <w:bCs/>
          <w:kern w:val="0"/>
        </w:rPr>
        <w:t>s</w:t>
      </w:r>
      <w:r w:rsidR="00C171E7">
        <w:rPr>
          <w:bCs/>
          <w:kern w:val="0"/>
        </w:rPr>
        <w:t>. H</w:t>
      </w:r>
      <w:r w:rsidR="00EB2913">
        <w:rPr>
          <w:bCs/>
          <w:kern w:val="0"/>
        </w:rPr>
        <w:t xml:space="preserve">owever, the problem lies in the size constraints </w:t>
      </w:r>
      <w:r w:rsidR="004B37D0">
        <w:rPr>
          <w:bCs/>
          <w:kern w:val="0"/>
        </w:rPr>
        <w:t xml:space="preserve">of the case and how far the user has to pull down to cut. </w:t>
      </w:r>
    </w:p>
    <w:p w14:paraId="249C0BF3" w14:textId="77777777" w:rsidR="002370EE" w:rsidRDefault="002370EE" w:rsidP="005216B3">
      <w:pPr>
        <w:pStyle w:val="BodyTextIndent"/>
        <w:ind w:firstLine="0"/>
        <w:rPr>
          <w:bCs/>
          <w:kern w:val="0"/>
        </w:rPr>
      </w:pPr>
    </w:p>
    <w:p w14:paraId="342B192F" w14:textId="42B4435F" w:rsidR="005176C7" w:rsidRDefault="005176C7" w:rsidP="00272405">
      <w:pPr>
        <w:pStyle w:val="BodyTextIndent"/>
        <w:rPr>
          <w:bCs/>
          <w:kern w:val="0"/>
        </w:rPr>
      </w:pPr>
      <w:r>
        <w:rPr>
          <w:bCs/>
          <w:kern w:val="0"/>
        </w:rPr>
        <w:t>To make the shear</w:t>
      </w:r>
      <w:r w:rsidR="00552F30">
        <w:rPr>
          <w:bCs/>
          <w:kern w:val="0"/>
        </w:rPr>
        <w:t>s</w:t>
      </w:r>
      <w:r>
        <w:rPr>
          <w:bCs/>
          <w:kern w:val="0"/>
        </w:rPr>
        <w:t xml:space="preserve"> more comfo</w:t>
      </w:r>
      <w:r w:rsidR="002B46BB">
        <w:rPr>
          <w:bCs/>
          <w:kern w:val="0"/>
        </w:rPr>
        <w:t xml:space="preserve">rtable, a rubber handle could be added. </w:t>
      </w:r>
      <w:r w:rsidR="00E35C6C">
        <w:rPr>
          <w:bCs/>
          <w:kern w:val="0"/>
        </w:rPr>
        <w:t xml:space="preserve">Silicone could be an alternative </w:t>
      </w:r>
      <w:r w:rsidR="00CD20A7">
        <w:rPr>
          <w:bCs/>
          <w:kern w:val="0"/>
        </w:rPr>
        <w:t xml:space="preserve">material to plastic, as it would coat the outside </w:t>
      </w:r>
      <w:r w:rsidR="00F67E39">
        <w:rPr>
          <w:bCs/>
          <w:kern w:val="0"/>
        </w:rPr>
        <w:t>like</w:t>
      </w:r>
      <w:r w:rsidR="00CD20A7">
        <w:rPr>
          <w:bCs/>
          <w:kern w:val="0"/>
        </w:rPr>
        <w:t xml:space="preserve"> </w:t>
      </w:r>
      <w:r w:rsidR="00394792">
        <w:rPr>
          <w:bCs/>
          <w:kern w:val="0"/>
        </w:rPr>
        <w:t>regular shear</w:t>
      </w:r>
      <w:r w:rsidR="006F582C">
        <w:rPr>
          <w:bCs/>
          <w:kern w:val="0"/>
        </w:rPr>
        <w:t>s</w:t>
      </w:r>
      <w:r w:rsidR="00394792">
        <w:rPr>
          <w:bCs/>
          <w:kern w:val="0"/>
        </w:rPr>
        <w:t xml:space="preserve"> handles. </w:t>
      </w:r>
    </w:p>
    <w:p w14:paraId="71CFBD4B" w14:textId="77777777" w:rsidR="002370EE" w:rsidRDefault="002370EE" w:rsidP="00272405">
      <w:pPr>
        <w:pStyle w:val="BodyTextIndent"/>
        <w:rPr>
          <w:bCs/>
          <w:kern w:val="0"/>
        </w:rPr>
      </w:pPr>
    </w:p>
    <w:p w14:paraId="3D89858C" w14:textId="69747B8A" w:rsidR="000B6314" w:rsidRPr="00272405" w:rsidRDefault="000B6314" w:rsidP="00272405">
      <w:pPr>
        <w:pStyle w:val="BodyTextIndent"/>
        <w:rPr>
          <w:bCs/>
          <w:kern w:val="0"/>
        </w:rPr>
      </w:pPr>
      <w:r>
        <w:rPr>
          <w:bCs/>
          <w:kern w:val="0"/>
        </w:rPr>
        <w:t>When holding the shear</w:t>
      </w:r>
      <w:r w:rsidR="00552F30">
        <w:rPr>
          <w:bCs/>
          <w:kern w:val="0"/>
        </w:rPr>
        <w:t>s</w:t>
      </w:r>
      <w:r>
        <w:rPr>
          <w:bCs/>
          <w:kern w:val="0"/>
        </w:rPr>
        <w:t xml:space="preserve">, most of the weight is </w:t>
      </w:r>
      <w:r w:rsidR="00831CA9">
        <w:rPr>
          <w:bCs/>
          <w:kern w:val="0"/>
        </w:rPr>
        <w:t xml:space="preserve">placed at the blades, making it heavier at the front. This is due to </w:t>
      </w:r>
      <w:r w:rsidR="00273991">
        <w:rPr>
          <w:bCs/>
          <w:kern w:val="0"/>
        </w:rPr>
        <w:t>the plastic case being much lighter than the steel shear</w:t>
      </w:r>
      <w:r w:rsidR="006F582C">
        <w:rPr>
          <w:bCs/>
          <w:kern w:val="0"/>
        </w:rPr>
        <w:t>s</w:t>
      </w:r>
      <w:r w:rsidR="00273991">
        <w:rPr>
          <w:bCs/>
          <w:kern w:val="0"/>
        </w:rPr>
        <w:t xml:space="preserve"> b</w:t>
      </w:r>
      <w:r w:rsidR="0088133B">
        <w:rPr>
          <w:bCs/>
          <w:kern w:val="0"/>
        </w:rPr>
        <w:t xml:space="preserve">lades. To combat this, an additional weight could be placed at the handle to </w:t>
      </w:r>
      <w:r w:rsidR="004F75BF">
        <w:rPr>
          <w:bCs/>
          <w:kern w:val="0"/>
        </w:rPr>
        <w:t>reduce the moment. Alternatively, a wrist strap could be added to the shear</w:t>
      </w:r>
      <w:r w:rsidR="00785BD1">
        <w:rPr>
          <w:bCs/>
          <w:kern w:val="0"/>
        </w:rPr>
        <w:t>s</w:t>
      </w:r>
      <w:r w:rsidR="004F75BF">
        <w:rPr>
          <w:bCs/>
          <w:kern w:val="0"/>
        </w:rPr>
        <w:t xml:space="preserve"> </w:t>
      </w:r>
      <w:r w:rsidR="001827C3">
        <w:rPr>
          <w:bCs/>
          <w:kern w:val="0"/>
        </w:rPr>
        <w:t xml:space="preserve">so that the wrist wouldn’t feel fatigue due to the uneven weight distribution. </w:t>
      </w:r>
    </w:p>
    <w:p w14:paraId="0AB23A1A" w14:textId="77777777" w:rsidR="00A75930" w:rsidRDefault="00A75930" w:rsidP="00F036AC">
      <w:pPr>
        <w:pStyle w:val="BodyTextIndent"/>
        <w:ind w:firstLine="0"/>
        <w:jc w:val="left"/>
        <w:rPr>
          <w:rFonts w:ascii="Arial" w:hAnsi="Arial" w:cs="Arial"/>
          <w:b/>
          <w:kern w:val="0"/>
        </w:rPr>
      </w:pPr>
    </w:p>
    <w:p w14:paraId="0229A364" w14:textId="66529F32" w:rsidR="00F036AC" w:rsidRPr="00F036AC" w:rsidRDefault="001B6435" w:rsidP="00F036AC">
      <w:pPr>
        <w:pStyle w:val="BodyTextIndent"/>
        <w:ind w:firstLine="0"/>
        <w:jc w:val="left"/>
        <w:rPr>
          <w:rFonts w:ascii="Arial" w:hAnsi="Arial" w:cs="Arial"/>
          <w:b/>
          <w:kern w:val="0"/>
        </w:rPr>
      </w:pPr>
      <w:r>
        <w:rPr>
          <w:rFonts w:ascii="Arial" w:hAnsi="Arial" w:cs="Arial"/>
          <w:b/>
          <w:kern w:val="0"/>
        </w:rPr>
        <w:t>ACKNOWLEDGEMENTS</w:t>
      </w:r>
    </w:p>
    <w:p w14:paraId="5EB014E2" w14:textId="30F4C7A2" w:rsidR="00935EDC" w:rsidRPr="00D4317A" w:rsidRDefault="00F036AC" w:rsidP="00D4317A">
      <w:pPr>
        <w:pStyle w:val="BodyTextIndent"/>
        <w:rPr>
          <w:rFonts w:ascii="Arial" w:hAnsi="Arial" w:cs="Arial"/>
          <w:b/>
          <w:kern w:val="0"/>
        </w:rPr>
      </w:pPr>
      <w:r w:rsidRPr="00F036AC">
        <w:rPr>
          <w:kern w:val="0"/>
        </w:rPr>
        <w:t>We would like to thank our advisor, Professor David Wootton, and the shop staff for our design consultations. We would also like to thank NYSID for sponsoring this project, and CP Unlimited, Jessica Ann Francese, and the Smile Farms employees for their support and feedback.</w:t>
      </w:r>
      <w:r w:rsidR="00374551" w:rsidRPr="00F036AC">
        <w:rPr>
          <w:kern w:val="0"/>
        </w:rPr>
        <w:br/>
      </w:r>
      <w:r w:rsidR="00374551" w:rsidRPr="00F036AC">
        <w:rPr>
          <w:kern w:val="0"/>
        </w:rPr>
        <w:br/>
      </w:r>
      <w:r w:rsidR="00374551" w:rsidRPr="0012344E">
        <w:rPr>
          <w:rFonts w:ascii="Arial" w:hAnsi="Arial" w:cs="Arial"/>
          <w:b/>
          <w:kern w:val="0"/>
        </w:rPr>
        <w:t>REFERENCES</w:t>
      </w:r>
    </w:p>
    <w:p w14:paraId="61C37B23" w14:textId="77777777" w:rsidR="00935EDC" w:rsidRPr="00FB5B68" w:rsidRDefault="00935EDC" w:rsidP="00935EDC">
      <w:pPr>
        <w:spacing w:after="160" w:line="279" w:lineRule="auto"/>
        <w:ind w:firstLine="360"/>
        <w:textAlignment w:val="auto"/>
        <w:rPr>
          <w:color w:val="000000" w:themeColor="text1"/>
        </w:rPr>
      </w:pPr>
      <w:r w:rsidRPr="00FB5B68">
        <w:rPr>
          <w:color w:val="000000" w:themeColor="text1"/>
        </w:rPr>
        <w:t>[1] Mahachandramuki, E., P. Kathirvelan, and S. Selvakumar. "Home Tools For Gardening." Farming at Home (2024): 136.  </w:t>
      </w:r>
    </w:p>
    <w:p w14:paraId="2357DCC3" w14:textId="77777777" w:rsidR="00935EDC" w:rsidRPr="00FB5B68" w:rsidRDefault="00935EDC" w:rsidP="00935EDC">
      <w:pPr>
        <w:spacing w:after="160" w:line="279" w:lineRule="auto"/>
        <w:ind w:firstLine="360"/>
        <w:textAlignment w:val="auto"/>
        <w:rPr>
          <w:color w:val="000000" w:themeColor="text1"/>
        </w:rPr>
      </w:pPr>
      <w:r w:rsidRPr="00FB5B68">
        <w:rPr>
          <w:color w:val="000000" w:themeColor="text1"/>
        </w:rPr>
        <w:t>[2] Relf, D. (2000) ‘Gardening Equipment’.  </w:t>
      </w:r>
    </w:p>
    <w:p w14:paraId="7CBCDFA8" w14:textId="77777777" w:rsidR="00935EDC" w:rsidRPr="00FB5B68" w:rsidRDefault="00935EDC" w:rsidP="00935EDC">
      <w:pPr>
        <w:spacing w:after="160" w:line="279" w:lineRule="auto"/>
        <w:ind w:firstLine="360"/>
        <w:textAlignment w:val="auto"/>
        <w:rPr>
          <w:color w:val="000000" w:themeColor="text1"/>
        </w:rPr>
      </w:pPr>
      <w:r w:rsidRPr="00FB5B68">
        <w:rPr>
          <w:color w:val="000000" w:themeColor="text1"/>
        </w:rPr>
        <w:t>[3] Walden, F. R. J., Baxendale, K. M., Kelsall, A. D., and Cochrane, G. M., 1997, “</w:t>
      </w:r>
      <w:hyperlink r:id="rId33" w:tgtFrame="_blank" w:history="1">
        <w:r w:rsidRPr="00FB5B68">
          <w:rPr>
            <w:rStyle w:val="Hyperlink"/>
          </w:rPr>
          <w:t>Gardening: an Equipment Guide (Equipment for Disabled People)</w:t>
        </w:r>
      </w:hyperlink>
      <w:r w:rsidRPr="00FB5B68">
        <w:rPr>
          <w:color w:val="000000" w:themeColor="text1"/>
        </w:rPr>
        <w:t>,” Disability Information Trust, Oxford. </w:t>
      </w:r>
    </w:p>
    <w:p w14:paraId="74DD206C" w14:textId="77777777" w:rsidR="00935EDC" w:rsidRPr="00FB5B68" w:rsidRDefault="00935EDC" w:rsidP="00935EDC">
      <w:pPr>
        <w:spacing w:after="160" w:line="279" w:lineRule="auto"/>
        <w:ind w:firstLine="360"/>
        <w:textAlignment w:val="auto"/>
        <w:rPr>
          <w:color w:val="000000" w:themeColor="text1"/>
        </w:rPr>
      </w:pPr>
      <w:r w:rsidRPr="00FB5B68">
        <w:rPr>
          <w:color w:val="000000" w:themeColor="text1"/>
        </w:rPr>
        <w:t>[4] Sugiyama T, Whitney DG, Schmidt M, Haapala H, Bowman A, Peterson MD, Hurvitz EA. Measuring grip strength in adolescents and adults with cerebral palsy in a clinic setting: Feasibility, reliability, and clinical associations. Dev Med Child Neurol. 2024 Jan;66(1):87-94. doi: 10.1111/dmcn.15662. Epub 2023 Jun 5. PMID: 37277918.  </w:t>
      </w:r>
    </w:p>
    <w:p w14:paraId="6231BAC1" w14:textId="77777777" w:rsidR="00935EDC" w:rsidRPr="00FB5B68" w:rsidRDefault="00935EDC" w:rsidP="00935EDC">
      <w:pPr>
        <w:spacing w:after="160" w:line="279" w:lineRule="auto"/>
        <w:ind w:firstLine="360"/>
        <w:textAlignment w:val="auto"/>
        <w:rPr>
          <w:color w:val="000000" w:themeColor="text1"/>
        </w:rPr>
      </w:pPr>
      <w:r w:rsidRPr="00FB5B68">
        <w:rPr>
          <w:color w:val="000000" w:themeColor="text1"/>
        </w:rPr>
        <w:t>[5] Giampaoli, S., Ferrucci L., Cecchi F., Lo Noce C., Poce A., Dima F., Santaquilani A., Vescio MF, Menotti A., 1999, “</w:t>
      </w:r>
      <w:hyperlink r:id="rId34" w:tgtFrame="_blank" w:history="1">
        <w:r w:rsidRPr="00FB5B68">
          <w:rPr>
            <w:rStyle w:val="Hyperlink"/>
          </w:rPr>
          <w:t>Hand-grip strength predicts incident disability in non-disabled older men</w:t>
        </w:r>
      </w:hyperlink>
      <w:r w:rsidRPr="00FB5B68">
        <w:rPr>
          <w:color w:val="000000" w:themeColor="text1"/>
        </w:rPr>
        <w:t xml:space="preserve">,” Age and Ageing, </w:t>
      </w:r>
      <w:r w:rsidRPr="00FB5B68">
        <w:rPr>
          <w:b/>
          <w:bCs/>
          <w:color w:val="000000" w:themeColor="text1"/>
        </w:rPr>
        <w:t>28</w:t>
      </w:r>
      <w:r w:rsidRPr="00FB5B68">
        <w:rPr>
          <w:color w:val="000000" w:themeColor="text1"/>
        </w:rPr>
        <w:t>(3), pp. 283–288.   </w:t>
      </w:r>
    </w:p>
    <w:p w14:paraId="28D67121" w14:textId="77777777" w:rsidR="00935EDC" w:rsidRPr="00FB5B68" w:rsidRDefault="00935EDC" w:rsidP="00935EDC">
      <w:pPr>
        <w:spacing w:after="160" w:line="279" w:lineRule="auto"/>
        <w:ind w:firstLine="360"/>
        <w:textAlignment w:val="auto"/>
        <w:rPr>
          <w:color w:val="000000" w:themeColor="text1"/>
        </w:rPr>
      </w:pPr>
      <w:r w:rsidRPr="00FB5B68">
        <w:rPr>
          <w:color w:val="000000" w:themeColor="text1"/>
        </w:rPr>
        <w:t>[6] R. L. Parish, 1998, “</w:t>
      </w:r>
      <w:hyperlink r:id="rId35" w:tgtFrame="_blank" w:history="1">
        <w:r w:rsidRPr="00FB5B68">
          <w:rPr>
            <w:rStyle w:val="Hyperlink"/>
          </w:rPr>
          <w:t>Operating force requirements for manual pruning shears</w:t>
        </w:r>
      </w:hyperlink>
      <w:r w:rsidRPr="00FB5B68">
        <w:rPr>
          <w:color w:val="000000" w:themeColor="text1"/>
        </w:rPr>
        <w:t xml:space="preserve">,” Applied Engineering in Agriculture, </w:t>
      </w:r>
      <w:r w:rsidRPr="00FB5B68">
        <w:rPr>
          <w:b/>
          <w:bCs/>
          <w:color w:val="000000" w:themeColor="text1"/>
        </w:rPr>
        <w:t>14</w:t>
      </w:r>
      <w:r w:rsidRPr="00FB5B68">
        <w:rPr>
          <w:color w:val="000000" w:themeColor="text1"/>
        </w:rPr>
        <w:t>(4), pp. 349–352.   </w:t>
      </w:r>
    </w:p>
    <w:p w14:paraId="45BED1DC" w14:textId="77777777" w:rsidR="00935EDC" w:rsidRPr="00FB5B68" w:rsidRDefault="00935EDC" w:rsidP="00935EDC">
      <w:pPr>
        <w:spacing w:after="160" w:line="279" w:lineRule="auto"/>
        <w:ind w:firstLine="360"/>
        <w:textAlignment w:val="auto"/>
        <w:rPr>
          <w:color w:val="000000" w:themeColor="text1"/>
        </w:rPr>
      </w:pPr>
      <w:r w:rsidRPr="00FB5B68">
        <w:rPr>
          <w:color w:val="000000" w:themeColor="text1"/>
        </w:rPr>
        <w:t xml:space="preserve">[7] SELVİ, K., KABAŞ, Ö. and KARATAŞ, M. (2019) </w:t>
      </w:r>
      <w:r w:rsidRPr="00FB5B68">
        <w:rPr>
          <w:i/>
          <w:iCs/>
          <w:color w:val="000000" w:themeColor="text1"/>
        </w:rPr>
        <w:t>FORCE REQUIREMENTS OF DIFFERENT MANUAL PRUNING SHEARS  WHEN CUTTING ABELIA (ABELIA GRANDIFLORA) BRANCHES</w:t>
      </w:r>
      <w:r w:rsidRPr="00FB5B68">
        <w:rPr>
          <w:color w:val="000000" w:themeColor="text1"/>
        </w:rPr>
        <w:t xml:space="preserve">. Available at: </w:t>
      </w:r>
      <w:hyperlink r:id="rId36" w:tgtFrame="_blank" w:history="1">
        <w:r w:rsidRPr="00FB5B68">
          <w:rPr>
            <w:rStyle w:val="Hyperlink"/>
          </w:rPr>
          <w:t>https://2019.tae-conference.cz/proceeding/TAE2019-085-Kemal-Ca%C4%9Fatay-Selvi.pdf</w:t>
        </w:r>
      </w:hyperlink>
      <w:r w:rsidRPr="00FB5B68">
        <w:rPr>
          <w:color w:val="000000" w:themeColor="text1"/>
        </w:rPr>
        <w:t>   </w:t>
      </w:r>
    </w:p>
    <w:p w14:paraId="4485BAB7" w14:textId="77777777" w:rsidR="00935EDC" w:rsidRDefault="00935EDC" w:rsidP="00935EDC">
      <w:pPr>
        <w:spacing w:after="160" w:line="279" w:lineRule="auto"/>
        <w:ind w:firstLine="360"/>
        <w:textAlignment w:val="auto"/>
        <w:rPr>
          <w:color w:val="000000" w:themeColor="text1"/>
        </w:rPr>
      </w:pPr>
      <w:r w:rsidRPr="00FB5B68">
        <w:rPr>
          <w:color w:val="000000" w:themeColor="text1"/>
        </w:rPr>
        <w:t xml:space="preserve">[8] Office for Human Research Protections (OHRP) (2024) The Belmont Report, HHS.gov. Available at: </w:t>
      </w:r>
      <w:hyperlink r:id="rId37" w:tgtFrame="_blank" w:history="1">
        <w:r w:rsidRPr="00FB5B68">
          <w:rPr>
            <w:rStyle w:val="Hyperlink"/>
          </w:rPr>
          <w:t>https://www.hhs.gov/ohrp/regulations-and-policy/belmont-report/index.html</w:t>
        </w:r>
      </w:hyperlink>
      <w:r w:rsidRPr="00FB5B68">
        <w:rPr>
          <w:color w:val="000000" w:themeColor="text1"/>
        </w:rPr>
        <w:t xml:space="preserve"> (Accessed: 16 December 2024). </w:t>
      </w:r>
    </w:p>
    <w:p w14:paraId="478D7F7B" w14:textId="09755A6D" w:rsidR="001B6435" w:rsidRDefault="00A51958" w:rsidP="00A75930">
      <w:pPr>
        <w:spacing w:after="160" w:line="279" w:lineRule="auto"/>
        <w:ind w:firstLine="360"/>
        <w:textAlignment w:val="auto"/>
        <w:rPr>
          <w:color w:val="000000" w:themeColor="text1"/>
        </w:rPr>
      </w:pPr>
      <w:r>
        <w:rPr>
          <w:color w:val="000000" w:themeColor="text1"/>
        </w:rPr>
        <w:t xml:space="preserve">[9] </w:t>
      </w:r>
      <w:r w:rsidRPr="00A51958">
        <w:rPr>
          <w:color w:val="000000" w:themeColor="text1"/>
        </w:rPr>
        <w:t>Paivinen, M. (2002). The asse</w:t>
      </w:r>
      <w:r w:rsidR="00FC6BC0">
        <w:rPr>
          <w:color w:val="000000" w:themeColor="text1"/>
        </w:rPr>
        <w:t>s</w:t>
      </w:r>
      <w:r w:rsidRPr="00A51958">
        <w:rPr>
          <w:color w:val="000000" w:themeColor="text1"/>
        </w:rPr>
        <w:t>sment of ergonomics and usability of consumer pr</w:t>
      </w:r>
      <w:r w:rsidR="00FC6BC0">
        <w:rPr>
          <w:color w:val="000000" w:themeColor="text1"/>
        </w:rPr>
        <w:t>o</w:t>
      </w:r>
      <w:r w:rsidRPr="00A51958">
        <w:rPr>
          <w:color w:val="000000" w:themeColor="text1"/>
        </w:rPr>
        <w:t xml:space="preserve">ducts </w:t>
      </w:r>
      <w:r w:rsidR="00FC6BC0">
        <w:rPr>
          <w:color w:val="000000" w:themeColor="text1"/>
        </w:rPr>
        <w:t xml:space="preserve">– </w:t>
      </w:r>
      <w:r w:rsidRPr="00A51958">
        <w:rPr>
          <w:color w:val="000000" w:themeColor="text1"/>
        </w:rPr>
        <w:t>Fo</w:t>
      </w:r>
      <w:r w:rsidR="00FC6BC0">
        <w:rPr>
          <w:color w:val="000000" w:themeColor="text1"/>
        </w:rPr>
        <w:t>u</w:t>
      </w:r>
      <w:r w:rsidRPr="00A51958">
        <w:rPr>
          <w:color w:val="000000" w:themeColor="text1"/>
        </w:rPr>
        <w:t>r</w:t>
      </w:r>
      <w:r w:rsidR="00FC6BC0">
        <w:rPr>
          <w:color w:val="000000" w:themeColor="text1"/>
        </w:rPr>
        <w:t xml:space="preserve"> </w:t>
      </w:r>
      <w:r w:rsidRPr="00A51958">
        <w:rPr>
          <w:color w:val="000000" w:themeColor="text1"/>
        </w:rPr>
        <w:t>case studies on hand tools [PhD thesis]. Tampere 2002</w:t>
      </w:r>
      <w:r w:rsidR="006D6DD0">
        <w:rPr>
          <w:color w:val="000000" w:themeColor="text1"/>
        </w:rPr>
        <w:t>.</w:t>
      </w:r>
    </w:p>
    <w:p w14:paraId="40CFA7FB" w14:textId="77777777" w:rsidR="0036060D" w:rsidRDefault="0036060D" w:rsidP="0036060D">
      <w:pPr>
        <w:spacing w:after="160" w:line="279" w:lineRule="auto"/>
        <w:textAlignment w:val="auto"/>
        <w:rPr>
          <w:color w:val="000000" w:themeColor="text1"/>
        </w:rPr>
      </w:pPr>
    </w:p>
    <w:p w14:paraId="07FEC1DE" w14:textId="7676D94A" w:rsidR="0036060D" w:rsidRDefault="0036060D" w:rsidP="0036060D">
      <w:pPr>
        <w:spacing w:after="160" w:line="279" w:lineRule="auto"/>
        <w:textAlignment w:val="auto"/>
        <w:rPr>
          <w:rFonts w:ascii="Arial" w:hAnsi="Arial" w:cs="Arial"/>
          <w:b/>
          <w:kern w:val="0"/>
        </w:rPr>
      </w:pPr>
      <w:r>
        <w:rPr>
          <w:rFonts w:ascii="Arial" w:hAnsi="Arial" w:cs="Arial"/>
          <w:b/>
          <w:kern w:val="0"/>
        </w:rPr>
        <w:t>APPENDIX</w:t>
      </w:r>
      <w:r w:rsidR="003F7BB5">
        <w:rPr>
          <w:rFonts w:ascii="Arial" w:hAnsi="Arial" w:cs="Arial"/>
          <w:b/>
          <w:kern w:val="0"/>
        </w:rPr>
        <w:t xml:space="preserve"> A: Hand Fatigue Testing</w:t>
      </w:r>
    </w:p>
    <w:p w14:paraId="28CEB11E" w14:textId="236053A9" w:rsidR="00F46A64" w:rsidRPr="00C71656" w:rsidRDefault="00F46A64" w:rsidP="00333A1A">
      <w:pPr>
        <w:spacing w:after="160" w:line="279" w:lineRule="auto"/>
        <w:jc w:val="center"/>
        <w:textAlignment w:val="auto"/>
        <w:rPr>
          <w:kern w:val="0"/>
        </w:rPr>
      </w:pPr>
      <w:r w:rsidRPr="00A040AE">
        <w:rPr>
          <w:b/>
          <w:kern w:val="0"/>
        </w:rPr>
        <w:t xml:space="preserve">Table </w:t>
      </w:r>
      <w:r w:rsidR="00333A1A" w:rsidRPr="00A040AE">
        <w:rPr>
          <w:b/>
          <w:kern w:val="0"/>
        </w:rPr>
        <w:t>2</w:t>
      </w:r>
      <w:r w:rsidRPr="00C71656">
        <w:rPr>
          <w:bCs/>
          <w:kern w:val="0"/>
        </w:rPr>
        <w:t xml:space="preserve">: </w:t>
      </w:r>
      <w:r w:rsidR="00B755C9">
        <w:rPr>
          <w:bCs/>
          <w:kern w:val="0"/>
        </w:rPr>
        <w:t xml:space="preserve">Max reps for </w:t>
      </w:r>
      <w:r w:rsidR="00AE6827">
        <w:rPr>
          <w:bCs/>
          <w:kern w:val="0"/>
        </w:rPr>
        <w:t>generic</w:t>
      </w:r>
      <w:r w:rsidR="00B755C9">
        <w:rPr>
          <w:bCs/>
          <w:kern w:val="0"/>
        </w:rPr>
        <w:t xml:space="preserve"> vs. </w:t>
      </w:r>
      <w:r w:rsidR="007C1471">
        <w:rPr>
          <w:bCs/>
          <w:kern w:val="0"/>
        </w:rPr>
        <w:t>new</w:t>
      </w:r>
      <w:r w:rsidR="00B755C9">
        <w:rPr>
          <w:bCs/>
          <w:kern w:val="0"/>
        </w:rPr>
        <w:t xml:space="preserve"> shear</w:t>
      </w:r>
      <w:r w:rsidR="00AE6827">
        <w:rPr>
          <w:bCs/>
          <w:kern w:val="0"/>
        </w:rPr>
        <w:t xml:space="preserve"> design</w:t>
      </w:r>
      <w:r w:rsidR="00B755C9">
        <w:rPr>
          <w:bCs/>
          <w:kern w:val="0"/>
        </w:rPr>
        <w:t xml:space="preserve"> before experiencing fatigue</w:t>
      </w:r>
    </w:p>
    <w:tbl>
      <w:tblPr>
        <w:tblStyle w:val="TableGrid"/>
        <w:tblW w:w="0" w:type="auto"/>
        <w:tblLook w:val="04A0" w:firstRow="1" w:lastRow="0" w:firstColumn="1" w:lastColumn="0" w:noHBand="0" w:noVBand="1"/>
      </w:tblPr>
      <w:tblGrid>
        <w:gridCol w:w="1488"/>
        <w:gridCol w:w="1477"/>
        <w:gridCol w:w="1148"/>
        <w:gridCol w:w="1007"/>
      </w:tblGrid>
      <w:tr w:rsidR="00E55212" w:rsidRPr="00C71656" w14:paraId="5AE87F70" w14:textId="22D7314E" w:rsidTr="006D61F5">
        <w:tc>
          <w:tcPr>
            <w:tcW w:w="1488" w:type="dxa"/>
          </w:tcPr>
          <w:p w14:paraId="18922417" w14:textId="77777777" w:rsidR="00E55212" w:rsidRPr="00C71656" w:rsidRDefault="00E55212" w:rsidP="0036060D">
            <w:pPr>
              <w:spacing w:after="160" w:line="279" w:lineRule="auto"/>
              <w:textAlignment w:val="auto"/>
              <w:rPr>
                <w:b/>
                <w:kern w:val="0"/>
              </w:rPr>
            </w:pPr>
          </w:p>
        </w:tc>
        <w:tc>
          <w:tcPr>
            <w:tcW w:w="1477" w:type="dxa"/>
          </w:tcPr>
          <w:p w14:paraId="397F34D0" w14:textId="672A8F4A" w:rsidR="00E55212" w:rsidRPr="00C71656" w:rsidRDefault="00F46A64" w:rsidP="0036060D">
            <w:pPr>
              <w:spacing w:after="160" w:line="279" w:lineRule="auto"/>
              <w:textAlignment w:val="auto"/>
              <w:rPr>
                <w:kern w:val="0"/>
              </w:rPr>
            </w:pPr>
            <w:r w:rsidRPr="00C71656">
              <w:rPr>
                <w:kern w:val="0"/>
              </w:rPr>
              <w:t>Regular Shear</w:t>
            </w:r>
            <w:r w:rsidR="006D61F5">
              <w:rPr>
                <w:kern w:val="0"/>
              </w:rPr>
              <w:t>s</w:t>
            </w:r>
            <w:r w:rsidR="002F39BD">
              <w:rPr>
                <w:bCs/>
                <w:kern w:val="0"/>
              </w:rPr>
              <w:t xml:space="preserve"> Max Reps</w:t>
            </w:r>
          </w:p>
        </w:tc>
        <w:tc>
          <w:tcPr>
            <w:tcW w:w="1148" w:type="dxa"/>
          </w:tcPr>
          <w:p w14:paraId="6019DAB7" w14:textId="014E9160" w:rsidR="00E55212" w:rsidRPr="00C71656" w:rsidRDefault="00750B7C" w:rsidP="0036060D">
            <w:pPr>
              <w:spacing w:after="160" w:line="279" w:lineRule="auto"/>
              <w:textAlignment w:val="auto"/>
              <w:rPr>
                <w:kern w:val="0"/>
              </w:rPr>
            </w:pPr>
            <w:r>
              <w:rPr>
                <w:bCs/>
                <w:kern w:val="0"/>
              </w:rPr>
              <w:t xml:space="preserve">New </w:t>
            </w:r>
            <w:r w:rsidR="00C71656" w:rsidRPr="00C71656">
              <w:rPr>
                <w:bCs/>
                <w:kern w:val="0"/>
              </w:rPr>
              <w:t>Shear</w:t>
            </w:r>
            <w:r w:rsidR="006D61F5">
              <w:rPr>
                <w:bCs/>
                <w:kern w:val="0"/>
              </w:rPr>
              <w:t>s</w:t>
            </w:r>
            <w:r>
              <w:rPr>
                <w:bCs/>
                <w:kern w:val="0"/>
              </w:rPr>
              <w:t xml:space="preserve"> Design </w:t>
            </w:r>
            <w:r w:rsidR="002F39BD">
              <w:rPr>
                <w:bCs/>
                <w:kern w:val="0"/>
              </w:rPr>
              <w:t>Max Reps</w:t>
            </w:r>
          </w:p>
        </w:tc>
        <w:tc>
          <w:tcPr>
            <w:tcW w:w="1007" w:type="dxa"/>
          </w:tcPr>
          <w:p w14:paraId="3FA9CF9A" w14:textId="56816780" w:rsidR="00C71656" w:rsidRPr="00C71656" w:rsidRDefault="00CD266B" w:rsidP="0036060D">
            <w:pPr>
              <w:spacing w:after="160" w:line="279" w:lineRule="auto"/>
              <w:textAlignment w:val="auto"/>
              <w:rPr>
                <w:bCs/>
                <w:kern w:val="0"/>
              </w:rPr>
            </w:pPr>
            <w:r>
              <w:rPr>
                <w:bCs/>
                <w:kern w:val="0"/>
              </w:rPr>
              <w:t>% Change</w:t>
            </w:r>
          </w:p>
        </w:tc>
      </w:tr>
      <w:tr w:rsidR="00E55212" w:rsidRPr="00C71656" w14:paraId="397773B3" w14:textId="259F0561" w:rsidTr="006D61F5">
        <w:tc>
          <w:tcPr>
            <w:tcW w:w="1488" w:type="dxa"/>
          </w:tcPr>
          <w:p w14:paraId="246DC72D" w14:textId="2E98B3FB" w:rsidR="00E55212" w:rsidRPr="00C71656" w:rsidRDefault="00E55212" w:rsidP="0036060D">
            <w:pPr>
              <w:spacing w:after="160" w:line="279" w:lineRule="auto"/>
              <w:textAlignment w:val="auto"/>
              <w:rPr>
                <w:kern w:val="0"/>
              </w:rPr>
            </w:pPr>
            <w:r w:rsidRPr="00C71656">
              <w:rPr>
                <w:kern w:val="0"/>
              </w:rPr>
              <w:t>Contestant 1</w:t>
            </w:r>
          </w:p>
        </w:tc>
        <w:tc>
          <w:tcPr>
            <w:tcW w:w="1477" w:type="dxa"/>
          </w:tcPr>
          <w:p w14:paraId="227EDADF" w14:textId="52C4BBDB" w:rsidR="00E55212" w:rsidRPr="00374CFD" w:rsidRDefault="00374CFD" w:rsidP="0036060D">
            <w:pPr>
              <w:spacing w:after="160" w:line="279" w:lineRule="auto"/>
              <w:textAlignment w:val="auto"/>
              <w:rPr>
                <w:kern w:val="0"/>
              </w:rPr>
            </w:pPr>
            <w:r>
              <w:rPr>
                <w:bCs/>
                <w:kern w:val="0"/>
              </w:rPr>
              <w:t>234</w:t>
            </w:r>
          </w:p>
        </w:tc>
        <w:tc>
          <w:tcPr>
            <w:tcW w:w="1148" w:type="dxa"/>
          </w:tcPr>
          <w:p w14:paraId="779F6876" w14:textId="04E795A6" w:rsidR="00E55212" w:rsidRPr="00374CFD" w:rsidRDefault="00374CFD" w:rsidP="0036060D">
            <w:pPr>
              <w:spacing w:after="160" w:line="279" w:lineRule="auto"/>
              <w:textAlignment w:val="auto"/>
              <w:rPr>
                <w:kern w:val="0"/>
              </w:rPr>
            </w:pPr>
            <w:r>
              <w:rPr>
                <w:bCs/>
                <w:kern w:val="0"/>
              </w:rPr>
              <w:t>246</w:t>
            </w:r>
          </w:p>
        </w:tc>
        <w:tc>
          <w:tcPr>
            <w:tcW w:w="1007" w:type="dxa"/>
          </w:tcPr>
          <w:p w14:paraId="33D3F2D8" w14:textId="2830717B" w:rsidR="00C71656" w:rsidRPr="00374CFD" w:rsidRDefault="00FD175D" w:rsidP="0036060D">
            <w:pPr>
              <w:spacing w:after="160" w:line="279" w:lineRule="auto"/>
              <w:textAlignment w:val="auto"/>
              <w:rPr>
                <w:kern w:val="0"/>
              </w:rPr>
            </w:pPr>
            <w:r>
              <w:rPr>
                <w:bCs/>
                <w:kern w:val="0"/>
              </w:rPr>
              <w:t>5.13%</w:t>
            </w:r>
          </w:p>
        </w:tc>
      </w:tr>
      <w:tr w:rsidR="00E55212" w:rsidRPr="00C71656" w14:paraId="13578746" w14:textId="05EC02D6" w:rsidTr="006D61F5">
        <w:tc>
          <w:tcPr>
            <w:tcW w:w="1488" w:type="dxa"/>
          </w:tcPr>
          <w:p w14:paraId="369E652E" w14:textId="145998E9" w:rsidR="00E55212" w:rsidRPr="00C71656" w:rsidRDefault="00E55212" w:rsidP="00E55212">
            <w:pPr>
              <w:spacing w:after="160" w:line="279" w:lineRule="auto"/>
              <w:textAlignment w:val="auto"/>
              <w:rPr>
                <w:b/>
                <w:kern w:val="0"/>
              </w:rPr>
            </w:pPr>
            <w:r w:rsidRPr="00C71656">
              <w:rPr>
                <w:kern w:val="0"/>
              </w:rPr>
              <w:t>Contestant 2</w:t>
            </w:r>
          </w:p>
        </w:tc>
        <w:tc>
          <w:tcPr>
            <w:tcW w:w="1477" w:type="dxa"/>
          </w:tcPr>
          <w:p w14:paraId="759C76AA" w14:textId="434253EA" w:rsidR="00E55212" w:rsidRPr="00374CFD" w:rsidRDefault="00B755C9" w:rsidP="00E55212">
            <w:pPr>
              <w:spacing w:after="160" w:line="279" w:lineRule="auto"/>
              <w:textAlignment w:val="auto"/>
              <w:rPr>
                <w:kern w:val="0"/>
              </w:rPr>
            </w:pPr>
            <w:r>
              <w:rPr>
                <w:bCs/>
                <w:kern w:val="0"/>
              </w:rPr>
              <w:t>125</w:t>
            </w:r>
          </w:p>
        </w:tc>
        <w:tc>
          <w:tcPr>
            <w:tcW w:w="1148" w:type="dxa"/>
          </w:tcPr>
          <w:p w14:paraId="0E81599D" w14:textId="754B3B8B" w:rsidR="00E55212" w:rsidRPr="00374CFD" w:rsidRDefault="00B755C9" w:rsidP="00E55212">
            <w:pPr>
              <w:spacing w:after="160" w:line="279" w:lineRule="auto"/>
              <w:textAlignment w:val="auto"/>
              <w:rPr>
                <w:kern w:val="0"/>
              </w:rPr>
            </w:pPr>
            <w:r>
              <w:rPr>
                <w:bCs/>
                <w:kern w:val="0"/>
              </w:rPr>
              <w:t>125</w:t>
            </w:r>
          </w:p>
        </w:tc>
        <w:tc>
          <w:tcPr>
            <w:tcW w:w="1007" w:type="dxa"/>
          </w:tcPr>
          <w:p w14:paraId="1EF7FEBD" w14:textId="5F3C8D4A" w:rsidR="00C71656" w:rsidRPr="00374CFD" w:rsidRDefault="00FD175D" w:rsidP="00E55212">
            <w:pPr>
              <w:spacing w:after="160" w:line="279" w:lineRule="auto"/>
              <w:textAlignment w:val="auto"/>
              <w:rPr>
                <w:kern w:val="0"/>
              </w:rPr>
            </w:pPr>
            <w:r>
              <w:rPr>
                <w:bCs/>
                <w:kern w:val="0"/>
              </w:rPr>
              <w:t>13.36%</w:t>
            </w:r>
          </w:p>
        </w:tc>
      </w:tr>
      <w:tr w:rsidR="00E55212" w:rsidRPr="00C71656" w14:paraId="4651A30F" w14:textId="54094102" w:rsidTr="006D61F5">
        <w:tc>
          <w:tcPr>
            <w:tcW w:w="1488" w:type="dxa"/>
          </w:tcPr>
          <w:p w14:paraId="1FED347D" w14:textId="185EA707" w:rsidR="00E55212" w:rsidRPr="00C71656" w:rsidRDefault="00E55212" w:rsidP="00E55212">
            <w:pPr>
              <w:spacing w:after="160" w:line="279" w:lineRule="auto"/>
              <w:textAlignment w:val="auto"/>
              <w:rPr>
                <w:b/>
                <w:kern w:val="0"/>
              </w:rPr>
            </w:pPr>
            <w:r w:rsidRPr="00C71656">
              <w:rPr>
                <w:kern w:val="0"/>
              </w:rPr>
              <w:t>Contestant 3</w:t>
            </w:r>
          </w:p>
        </w:tc>
        <w:tc>
          <w:tcPr>
            <w:tcW w:w="1477" w:type="dxa"/>
          </w:tcPr>
          <w:p w14:paraId="6A0371C1" w14:textId="29D77E53" w:rsidR="00E55212" w:rsidRPr="00374CFD" w:rsidRDefault="00B755C9" w:rsidP="00E55212">
            <w:pPr>
              <w:spacing w:after="160" w:line="279" w:lineRule="auto"/>
              <w:textAlignment w:val="auto"/>
              <w:rPr>
                <w:kern w:val="0"/>
              </w:rPr>
            </w:pPr>
            <w:r>
              <w:rPr>
                <w:bCs/>
                <w:kern w:val="0"/>
              </w:rPr>
              <w:t>199</w:t>
            </w:r>
          </w:p>
        </w:tc>
        <w:tc>
          <w:tcPr>
            <w:tcW w:w="1148" w:type="dxa"/>
          </w:tcPr>
          <w:p w14:paraId="212FEADB" w14:textId="2F6228BF" w:rsidR="00E55212" w:rsidRPr="00374CFD" w:rsidRDefault="00B755C9" w:rsidP="00E55212">
            <w:pPr>
              <w:spacing w:after="160" w:line="279" w:lineRule="auto"/>
              <w:textAlignment w:val="auto"/>
              <w:rPr>
                <w:kern w:val="0"/>
              </w:rPr>
            </w:pPr>
            <w:r>
              <w:rPr>
                <w:bCs/>
                <w:kern w:val="0"/>
              </w:rPr>
              <w:t>199</w:t>
            </w:r>
          </w:p>
        </w:tc>
        <w:tc>
          <w:tcPr>
            <w:tcW w:w="1007" w:type="dxa"/>
          </w:tcPr>
          <w:p w14:paraId="4FE2051D" w14:textId="6AA97697" w:rsidR="00C71656" w:rsidRPr="00374CFD" w:rsidRDefault="00FD175D" w:rsidP="00E55212">
            <w:pPr>
              <w:spacing w:after="160" w:line="279" w:lineRule="auto"/>
              <w:textAlignment w:val="auto"/>
              <w:rPr>
                <w:kern w:val="0"/>
              </w:rPr>
            </w:pPr>
            <w:r>
              <w:rPr>
                <w:bCs/>
                <w:kern w:val="0"/>
              </w:rPr>
              <w:t>13.07%</w:t>
            </w:r>
          </w:p>
        </w:tc>
      </w:tr>
      <w:tr w:rsidR="00E55212" w:rsidRPr="00C71656" w14:paraId="42D2D00D" w14:textId="0AA74184" w:rsidTr="006D61F5">
        <w:tc>
          <w:tcPr>
            <w:tcW w:w="1488" w:type="dxa"/>
          </w:tcPr>
          <w:p w14:paraId="44E94593" w14:textId="1550DA31" w:rsidR="00E55212" w:rsidRPr="00C71656" w:rsidRDefault="00E55212" w:rsidP="00E55212">
            <w:pPr>
              <w:spacing w:after="160" w:line="279" w:lineRule="auto"/>
              <w:textAlignment w:val="auto"/>
              <w:rPr>
                <w:b/>
                <w:kern w:val="0"/>
              </w:rPr>
            </w:pPr>
            <w:r w:rsidRPr="00C71656">
              <w:rPr>
                <w:kern w:val="0"/>
              </w:rPr>
              <w:t>Contestant 4</w:t>
            </w:r>
          </w:p>
        </w:tc>
        <w:tc>
          <w:tcPr>
            <w:tcW w:w="1477" w:type="dxa"/>
          </w:tcPr>
          <w:p w14:paraId="441EEB0C" w14:textId="2659AD00" w:rsidR="00E55212" w:rsidRPr="00374CFD" w:rsidRDefault="00B755C9" w:rsidP="00E55212">
            <w:pPr>
              <w:spacing w:after="160" w:line="279" w:lineRule="auto"/>
              <w:textAlignment w:val="auto"/>
              <w:rPr>
                <w:kern w:val="0"/>
              </w:rPr>
            </w:pPr>
            <w:r>
              <w:rPr>
                <w:bCs/>
                <w:kern w:val="0"/>
              </w:rPr>
              <w:t>78</w:t>
            </w:r>
          </w:p>
        </w:tc>
        <w:tc>
          <w:tcPr>
            <w:tcW w:w="1148" w:type="dxa"/>
          </w:tcPr>
          <w:p w14:paraId="712C129C" w14:textId="226B7A20" w:rsidR="00E55212" w:rsidRPr="00374CFD" w:rsidRDefault="00B755C9" w:rsidP="00E55212">
            <w:pPr>
              <w:spacing w:after="160" w:line="279" w:lineRule="auto"/>
              <w:textAlignment w:val="auto"/>
              <w:rPr>
                <w:kern w:val="0"/>
              </w:rPr>
            </w:pPr>
            <w:r>
              <w:rPr>
                <w:bCs/>
                <w:kern w:val="0"/>
              </w:rPr>
              <w:t>78</w:t>
            </w:r>
          </w:p>
        </w:tc>
        <w:tc>
          <w:tcPr>
            <w:tcW w:w="1007" w:type="dxa"/>
          </w:tcPr>
          <w:p w14:paraId="097EBAB6" w14:textId="145851D3" w:rsidR="00C71656" w:rsidRPr="00374CFD" w:rsidRDefault="00B755C9" w:rsidP="00E55212">
            <w:pPr>
              <w:spacing w:after="160" w:line="279" w:lineRule="auto"/>
              <w:textAlignment w:val="auto"/>
              <w:rPr>
                <w:kern w:val="0"/>
              </w:rPr>
            </w:pPr>
            <w:r>
              <w:rPr>
                <w:bCs/>
                <w:kern w:val="0"/>
              </w:rPr>
              <w:t>39.29%</w:t>
            </w:r>
          </w:p>
        </w:tc>
      </w:tr>
      <w:tr w:rsidR="00E55212" w:rsidRPr="00C71656" w14:paraId="156551C1" w14:textId="7791F528" w:rsidTr="006D61F5">
        <w:tc>
          <w:tcPr>
            <w:tcW w:w="1488" w:type="dxa"/>
          </w:tcPr>
          <w:p w14:paraId="2C84536C" w14:textId="60881067" w:rsidR="00E55212" w:rsidRPr="00C71656" w:rsidRDefault="00E55212" w:rsidP="00E55212">
            <w:pPr>
              <w:spacing w:after="160" w:line="279" w:lineRule="auto"/>
              <w:textAlignment w:val="auto"/>
              <w:rPr>
                <w:b/>
                <w:kern w:val="0"/>
              </w:rPr>
            </w:pPr>
            <w:r w:rsidRPr="00C71656">
              <w:rPr>
                <w:kern w:val="0"/>
              </w:rPr>
              <w:t>Contestant 5</w:t>
            </w:r>
          </w:p>
        </w:tc>
        <w:tc>
          <w:tcPr>
            <w:tcW w:w="1477" w:type="dxa"/>
          </w:tcPr>
          <w:p w14:paraId="6B8121C2" w14:textId="4BAA146E" w:rsidR="00E55212" w:rsidRPr="00374CFD" w:rsidRDefault="00B755C9" w:rsidP="00E55212">
            <w:pPr>
              <w:spacing w:after="160" w:line="279" w:lineRule="auto"/>
              <w:textAlignment w:val="auto"/>
              <w:rPr>
                <w:kern w:val="0"/>
              </w:rPr>
            </w:pPr>
            <w:r>
              <w:rPr>
                <w:bCs/>
                <w:kern w:val="0"/>
              </w:rPr>
              <w:t>203</w:t>
            </w:r>
          </w:p>
        </w:tc>
        <w:tc>
          <w:tcPr>
            <w:tcW w:w="1148" w:type="dxa"/>
          </w:tcPr>
          <w:p w14:paraId="53F91346" w14:textId="0C4A05C7" w:rsidR="00E55212" w:rsidRPr="00374CFD" w:rsidRDefault="00B755C9" w:rsidP="00E55212">
            <w:pPr>
              <w:spacing w:after="160" w:line="279" w:lineRule="auto"/>
              <w:textAlignment w:val="auto"/>
              <w:rPr>
                <w:kern w:val="0"/>
              </w:rPr>
            </w:pPr>
            <w:r>
              <w:rPr>
                <w:bCs/>
                <w:kern w:val="0"/>
              </w:rPr>
              <w:t>203</w:t>
            </w:r>
          </w:p>
        </w:tc>
        <w:tc>
          <w:tcPr>
            <w:tcW w:w="1007" w:type="dxa"/>
          </w:tcPr>
          <w:p w14:paraId="793816BF" w14:textId="04093643" w:rsidR="00C71656" w:rsidRPr="00374CFD" w:rsidRDefault="00B755C9" w:rsidP="00E55212">
            <w:pPr>
              <w:spacing w:after="160" w:line="279" w:lineRule="auto"/>
              <w:textAlignment w:val="auto"/>
              <w:rPr>
                <w:kern w:val="0"/>
              </w:rPr>
            </w:pPr>
            <w:r>
              <w:rPr>
                <w:bCs/>
                <w:kern w:val="0"/>
              </w:rPr>
              <w:t>26.88%</w:t>
            </w:r>
          </w:p>
        </w:tc>
      </w:tr>
    </w:tbl>
    <w:p w14:paraId="5FC0AC94" w14:textId="77777777" w:rsidR="00506767" w:rsidRDefault="00506767" w:rsidP="0036060D">
      <w:pPr>
        <w:spacing w:after="160" w:line="279" w:lineRule="auto"/>
        <w:textAlignment w:val="auto"/>
        <w:rPr>
          <w:rFonts w:ascii="Arial" w:hAnsi="Arial" w:cs="Arial"/>
          <w:b/>
          <w:kern w:val="0"/>
        </w:rPr>
      </w:pPr>
    </w:p>
    <w:p w14:paraId="6F261790" w14:textId="77777777" w:rsidR="00DE18F1" w:rsidRDefault="00DE18F1" w:rsidP="0036060D">
      <w:pPr>
        <w:spacing w:after="160" w:line="279" w:lineRule="auto"/>
        <w:textAlignment w:val="auto"/>
        <w:rPr>
          <w:rFonts w:ascii="Arial" w:hAnsi="Arial" w:cs="Arial"/>
          <w:b/>
          <w:kern w:val="0"/>
        </w:rPr>
      </w:pPr>
    </w:p>
    <w:p w14:paraId="17DD2973" w14:textId="7A961182" w:rsidR="003F7BB5" w:rsidRDefault="003F7BB5" w:rsidP="003F7BB5">
      <w:pPr>
        <w:spacing w:after="160" w:line="279" w:lineRule="auto"/>
        <w:textAlignment w:val="auto"/>
        <w:rPr>
          <w:rFonts w:ascii="Arial" w:hAnsi="Arial" w:cs="Arial"/>
          <w:b/>
          <w:kern w:val="0"/>
        </w:rPr>
      </w:pPr>
      <w:r>
        <w:rPr>
          <w:rFonts w:ascii="Arial" w:hAnsi="Arial" w:cs="Arial"/>
          <w:b/>
          <w:kern w:val="0"/>
        </w:rPr>
        <w:t xml:space="preserve">APPENDIX B: </w:t>
      </w:r>
      <w:r w:rsidR="00DE18F1">
        <w:rPr>
          <w:rFonts w:ascii="Arial" w:hAnsi="Arial" w:cs="Arial"/>
          <w:b/>
          <w:kern w:val="0"/>
        </w:rPr>
        <w:t>Force Testing</w:t>
      </w:r>
      <w:r w:rsidR="00054D4E">
        <w:rPr>
          <w:rFonts w:ascii="Arial" w:hAnsi="Arial" w:cs="Arial"/>
          <w:b/>
          <w:kern w:val="0"/>
        </w:rPr>
        <w:t xml:space="preserve"> of Shears</w:t>
      </w:r>
    </w:p>
    <w:p w14:paraId="2C02794C" w14:textId="24D23387" w:rsidR="003F7BB5" w:rsidRDefault="00AB6EB1" w:rsidP="004B717C">
      <w:pPr>
        <w:spacing w:after="160" w:line="279" w:lineRule="auto"/>
        <w:jc w:val="center"/>
        <w:textAlignment w:val="auto"/>
        <w:rPr>
          <w:color w:val="000000" w:themeColor="text1"/>
        </w:rPr>
      </w:pPr>
      <w:r>
        <w:rPr>
          <w:noProof/>
        </w:rPr>
        <w:drawing>
          <wp:inline distT="0" distB="0" distL="0" distR="0" wp14:anchorId="5D5451D7" wp14:editId="06B6EC3A">
            <wp:extent cx="2048461" cy="1865248"/>
            <wp:effectExtent l="0" t="0" r="0" b="0"/>
            <wp:docPr id="1210425551" name="Picture 6" descr="A pruner on a scale&#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runer on a scale&#10;&#10;Description automatically generated, Pictur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51379" cy="1867905"/>
                    </a:xfrm>
                    <a:prstGeom prst="rect">
                      <a:avLst/>
                    </a:prstGeom>
                    <a:noFill/>
                    <a:ln>
                      <a:noFill/>
                    </a:ln>
                  </pic:spPr>
                </pic:pic>
              </a:graphicData>
            </a:graphic>
          </wp:inline>
        </w:drawing>
      </w:r>
    </w:p>
    <w:p w14:paraId="31CD89A0" w14:textId="30CA5DB0" w:rsidR="00344F7A" w:rsidRDefault="00344F7A" w:rsidP="0036060D">
      <w:pPr>
        <w:spacing w:after="160" w:line="279" w:lineRule="auto"/>
        <w:textAlignment w:val="auto"/>
        <w:rPr>
          <w:color w:val="000000" w:themeColor="text1"/>
        </w:rPr>
      </w:pPr>
      <w:r w:rsidRPr="00202706">
        <w:rPr>
          <w:b/>
          <w:color w:val="000000" w:themeColor="text1"/>
        </w:rPr>
        <w:t xml:space="preserve">Figure </w:t>
      </w:r>
      <w:r w:rsidR="00202706" w:rsidRPr="00202706">
        <w:rPr>
          <w:b/>
          <w:bCs/>
          <w:color w:val="000000" w:themeColor="text1"/>
        </w:rPr>
        <w:t>1</w:t>
      </w:r>
      <w:r w:rsidR="00333A1A">
        <w:rPr>
          <w:b/>
          <w:bCs/>
          <w:color w:val="000000" w:themeColor="text1"/>
        </w:rPr>
        <w:t>3</w:t>
      </w:r>
      <w:r w:rsidR="00186DCD" w:rsidRPr="00333A1A">
        <w:rPr>
          <w:color w:val="000000" w:themeColor="text1"/>
        </w:rPr>
        <w:t>:</w:t>
      </w:r>
      <w:r w:rsidR="00186DCD" w:rsidRPr="00202706">
        <w:rPr>
          <w:b/>
          <w:color w:val="000000" w:themeColor="text1"/>
        </w:rPr>
        <w:t xml:space="preserve"> </w:t>
      </w:r>
      <w:r w:rsidR="000F20C6">
        <w:rPr>
          <w:color w:val="000000" w:themeColor="text1"/>
        </w:rPr>
        <w:t xml:space="preserve">Test </w:t>
      </w:r>
      <w:r w:rsidR="006C6381" w:rsidRPr="006C6381">
        <w:rPr>
          <w:color w:val="000000" w:themeColor="text1"/>
        </w:rPr>
        <w:t>set up for measuring the force to cut tomato stems</w:t>
      </w:r>
    </w:p>
    <w:p w14:paraId="4FE29229" w14:textId="77777777" w:rsidR="006D4D4E" w:rsidRDefault="006D4D4E" w:rsidP="0036060D">
      <w:pPr>
        <w:spacing w:after="160" w:line="279" w:lineRule="auto"/>
        <w:textAlignment w:val="auto"/>
        <w:rPr>
          <w:color w:val="000000" w:themeColor="text1"/>
        </w:rPr>
      </w:pPr>
    </w:p>
    <w:p w14:paraId="3082F9AF" w14:textId="77777777" w:rsidR="006D4D4E" w:rsidRDefault="006D4D4E" w:rsidP="0036060D">
      <w:pPr>
        <w:spacing w:after="160" w:line="279" w:lineRule="auto"/>
        <w:textAlignment w:val="auto"/>
        <w:rPr>
          <w:color w:val="000000" w:themeColor="text1"/>
        </w:rPr>
      </w:pPr>
    </w:p>
    <w:p w14:paraId="538C0A89" w14:textId="77777777" w:rsidR="006D4D4E" w:rsidRDefault="006D4D4E" w:rsidP="0036060D">
      <w:pPr>
        <w:spacing w:after="160" w:line="279" w:lineRule="auto"/>
        <w:textAlignment w:val="auto"/>
        <w:rPr>
          <w:color w:val="000000" w:themeColor="text1"/>
        </w:rPr>
      </w:pPr>
    </w:p>
    <w:p w14:paraId="4F9DF387" w14:textId="0F854BDC" w:rsidR="00EC10FC" w:rsidRPr="00EC10FC" w:rsidRDefault="00EC10FC" w:rsidP="00EC10FC">
      <w:pPr>
        <w:spacing w:after="160" w:line="279" w:lineRule="auto"/>
        <w:jc w:val="center"/>
        <w:textAlignment w:val="auto"/>
        <w:rPr>
          <w:color w:val="000000" w:themeColor="text1"/>
        </w:rPr>
      </w:pPr>
      <w:r w:rsidRPr="00EC10FC">
        <w:rPr>
          <w:b/>
          <w:bCs/>
          <w:color w:val="000000" w:themeColor="text1"/>
        </w:rPr>
        <w:t>Table 3</w:t>
      </w:r>
      <w:r w:rsidRPr="00EC10FC">
        <w:rPr>
          <w:color w:val="000000" w:themeColor="text1"/>
          <w:sz w:val="22"/>
          <w:szCs w:val="22"/>
        </w:rPr>
        <w:t xml:space="preserve">: </w:t>
      </w:r>
      <w:r w:rsidRPr="00EC10FC">
        <w:rPr>
          <w:color w:val="000000" w:themeColor="text1"/>
        </w:rPr>
        <w:t>Diameter of tomato stem and force required to cut</w:t>
      </w:r>
    </w:p>
    <w:tbl>
      <w:tblPr>
        <w:tblStyle w:val="TableGrid"/>
        <w:tblW w:w="3120" w:type="dxa"/>
        <w:jc w:val="center"/>
        <w:tblLook w:val="04A0" w:firstRow="1" w:lastRow="0" w:firstColumn="1" w:lastColumn="0" w:noHBand="0" w:noVBand="1"/>
      </w:tblPr>
      <w:tblGrid>
        <w:gridCol w:w="1700"/>
        <w:gridCol w:w="1420"/>
      </w:tblGrid>
      <w:tr w:rsidR="00EC10FC" w:rsidRPr="00EC10FC" w14:paraId="25921B99" w14:textId="77777777" w:rsidTr="004B717C">
        <w:trPr>
          <w:trHeight w:val="285"/>
          <w:jc w:val="center"/>
        </w:trPr>
        <w:tc>
          <w:tcPr>
            <w:tcW w:w="1700" w:type="dxa"/>
            <w:noWrap/>
            <w:hideMark/>
          </w:tcPr>
          <w:p w14:paraId="4EF57C9E" w14:textId="77777777" w:rsidR="00EC10FC" w:rsidRPr="00EC10FC" w:rsidRDefault="00EC10FC" w:rsidP="00215A68">
            <w:pPr>
              <w:suppressAutoHyphens w:val="0"/>
              <w:overflowPunct/>
              <w:autoSpaceDE/>
              <w:autoSpaceDN/>
              <w:adjustRightInd/>
              <w:jc w:val="center"/>
              <w:textAlignment w:val="auto"/>
              <w:rPr>
                <w:color w:val="000000"/>
                <w:kern w:val="0"/>
              </w:rPr>
            </w:pPr>
            <w:r w:rsidRPr="00EC10FC">
              <w:rPr>
                <w:color w:val="000000"/>
                <w:kern w:val="0"/>
              </w:rPr>
              <w:t>Diameter (in)</w:t>
            </w:r>
          </w:p>
        </w:tc>
        <w:tc>
          <w:tcPr>
            <w:tcW w:w="1420" w:type="dxa"/>
            <w:noWrap/>
            <w:hideMark/>
          </w:tcPr>
          <w:p w14:paraId="3ABAA67F" w14:textId="77777777" w:rsidR="00EC10FC" w:rsidRPr="00EC10FC" w:rsidRDefault="00EC10FC" w:rsidP="00215A68">
            <w:pPr>
              <w:suppressAutoHyphens w:val="0"/>
              <w:overflowPunct/>
              <w:autoSpaceDE/>
              <w:autoSpaceDN/>
              <w:adjustRightInd/>
              <w:jc w:val="center"/>
              <w:textAlignment w:val="auto"/>
              <w:rPr>
                <w:color w:val="000000"/>
                <w:kern w:val="0"/>
              </w:rPr>
            </w:pPr>
            <w:r w:rsidRPr="00EC10FC">
              <w:rPr>
                <w:color w:val="000000"/>
                <w:kern w:val="0"/>
              </w:rPr>
              <w:t>Force (lb)</w:t>
            </w:r>
          </w:p>
        </w:tc>
      </w:tr>
      <w:tr w:rsidR="00EC10FC" w:rsidRPr="00EC10FC" w14:paraId="097C4469" w14:textId="77777777" w:rsidTr="004B717C">
        <w:trPr>
          <w:trHeight w:val="285"/>
          <w:jc w:val="center"/>
        </w:trPr>
        <w:tc>
          <w:tcPr>
            <w:tcW w:w="1700" w:type="dxa"/>
            <w:noWrap/>
            <w:hideMark/>
          </w:tcPr>
          <w:p w14:paraId="71397EAB" w14:textId="77777777" w:rsidR="00EC10FC" w:rsidRPr="00EC10FC" w:rsidRDefault="00EC10FC" w:rsidP="00BA72DC">
            <w:pPr>
              <w:suppressAutoHyphens w:val="0"/>
              <w:overflowPunct/>
              <w:autoSpaceDE/>
              <w:autoSpaceDN/>
              <w:adjustRightInd/>
              <w:jc w:val="center"/>
              <w:textAlignment w:val="auto"/>
              <w:rPr>
                <w:color w:val="000000"/>
                <w:kern w:val="0"/>
              </w:rPr>
            </w:pPr>
            <w:r w:rsidRPr="00EC10FC">
              <w:rPr>
                <w:color w:val="000000"/>
                <w:kern w:val="0"/>
              </w:rPr>
              <w:t>0.120</w:t>
            </w:r>
          </w:p>
        </w:tc>
        <w:tc>
          <w:tcPr>
            <w:tcW w:w="1420" w:type="dxa"/>
            <w:noWrap/>
            <w:hideMark/>
          </w:tcPr>
          <w:p w14:paraId="45BD47E7" w14:textId="77777777" w:rsidR="00EC10FC" w:rsidRPr="00EC10FC" w:rsidRDefault="00EC10FC" w:rsidP="00BA72DC">
            <w:pPr>
              <w:suppressAutoHyphens w:val="0"/>
              <w:overflowPunct/>
              <w:autoSpaceDE/>
              <w:autoSpaceDN/>
              <w:adjustRightInd/>
              <w:jc w:val="center"/>
              <w:textAlignment w:val="auto"/>
              <w:rPr>
                <w:color w:val="000000"/>
                <w:kern w:val="0"/>
              </w:rPr>
            </w:pPr>
            <w:r w:rsidRPr="00EC10FC">
              <w:rPr>
                <w:color w:val="000000"/>
                <w:kern w:val="0"/>
              </w:rPr>
              <w:t>4.08</w:t>
            </w:r>
          </w:p>
        </w:tc>
      </w:tr>
      <w:tr w:rsidR="00EC10FC" w:rsidRPr="00EC10FC" w14:paraId="0036FDEE" w14:textId="77777777" w:rsidTr="004B717C">
        <w:trPr>
          <w:trHeight w:val="285"/>
          <w:jc w:val="center"/>
        </w:trPr>
        <w:tc>
          <w:tcPr>
            <w:tcW w:w="1700" w:type="dxa"/>
            <w:noWrap/>
            <w:hideMark/>
          </w:tcPr>
          <w:p w14:paraId="7F591B4D" w14:textId="77777777" w:rsidR="00EC10FC" w:rsidRPr="00EC10FC" w:rsidRDefault="00EC10FC" w:rsidP="00BA72DC">
            <w:pPr>
              <w:suppressAutoHyphens w:val="0"/>
              <w:overflowPunct/>
              <w:autoSpaceDE/>
              <w:autoSpaceDN/>
              <w:adjustRightInd/>
              <w:jc w:val="center"/>
              <w:textAlignment w:val="auto"/>
              <w:rPr>
                <w:color w:val="000000"/>
                <w:kern w:val="0"/>
              </w:rPr>
            </w:pPr>
            <w:r w:rsidRPr="00EC10FC">
              <w:rPr>
                <w:color w:val="000000"/>
                <w:kern w:val="0"/>
              </w:rPr>
              <w:t>0.123</w:t>
            </w:r>
          </w:p>
        </w:tc>
        <w:tc>
          <w:tcPr>
            <w:tcW w:w="1420" w:type="dxa"/>
            <w:noWrap/>
            <w:hideMark/>
          </w:tcPr>
          <w:p w14:paraId="18794ACB" w14:textId="77777777" w:rsidR="00EC10FC" w:rsidRPr="00EC10FC" w:rsidRDefault="00EC10FC" w:rsidP="00BA72DC">
            <w:pPr>
              <w:suppressAutoHyphens w:val="0"/>
              <w:overflowPunct/>
              <w:autoSpaceDE/>
              <w:autoSpaceDN/>
              <w:adjustRightInd/>
              <w:jc w:val="center"/>
              <w:textAlignment w:val="auto"/>
              <w:rPr>
                <w:color w:val="000000"/>
                <w:kern w:val="0"/>
              </w:rPr>
            </w:pPr>
            <w:r w:rsidRPr="00EC10FC">
              <w:rPr>
                <w:color w:val="000000"/>
                <w:kern w:val="0"/>
              </w:rPr>
              <w:t>3.81</w:t>
            </w:r>
          </w:p>
        </w:tc>
      </w:tr>
      <w:tr w:rsidR="00EC10FC" w:rsidRPr="00EC10FC" w14:paraId="6D120F2D" w14:textId="77777777" w:rsidTr="004B717C">
        <w:trPr>
          <w:trHeight w:val="285"/>
          <w:jc w:val="center"/>
        </w:trPr>
        <w:tc>
          <w:tcPr>
            <w:tcW w:w="1700" w:type="dxa"/>
            <w:noWrap/>
            <w:hideMark/>
          </w:tcPr>
          <w:p w14:paraId="58B83F11" w14:textId="77777777" w:rsidR="00EC10FC" w:rsidRPr="00EC10FC" w:rsidRDefault="00EC10FC" w:rsidP="00BA72DC">
            <w:pPr>
              <w:suppressAutoHyphens w:val="0"/>
              <w:overflowPunct/>
              <w:autoSpaceDE/>
              <w:autoSpaceDN/>
              <w:adjustRightInd/>
              <w:jc w:val="center"/>
              <w:textAlignment w:val="auto"/>
              <w:rPr>
                <w:color w:val="000000"/>
                <w:kern w:val="0"/>
              </w:rPr>
            </w:pPr>
            <w:r w:rsidRPr="00EC10FC">
              <w:rPr>
                <w:color w:val="000000"/>
                <w:kern w:val="0"/>
              </w:rPr>
              <w:t>0.091</w:t>
            </w:r>
          </w:p>
        </w:tc>
        <w:tc>
          <w:tcPr>
            <w:tcW w:w="1420" w:type="dxa"/>
            <w:noWrap/>
            <w:hideMark/>
          </w:tcPr>
          <w:p w14:paraId="2F586471" w14:textId="77777777" w:rsidR="00EC10FC" w:rsidRPr="00EC10FC" w:rsidRDefault="00EC10FC" w:rsidP="00BA72DC">
            <w:pPr>
              <w:suppressAutoHyphens w:val="0"/>
              <w:overflowPunct/>
              <w:autoSpaceDE/>
              <w:autoSpaceDN/>
              <w:adjustRightInd/>
              <w:jc w:val="center"/>
              <w:textAlignment w:val="auto"/>
              <w:rPr>
                <w:color w:val="000000"/>
                <w:kern w:val="0"/>
              </w:rPr>
            </w:pPr>
            <w:r w:rsidRPr="00EC10FC">
              <w:rPr>
                <w:color w:val="000000"/>
                <w:kern w:val="0"/>
              </w:rPr>
              <w:t>2.01</w:t>
            </w:r>
          </w:p>
        </w:tc>
      </w:tr>
      <w:tr w:rsidR="00EC10FC" w:rsidRPr="00EC10FC" w14:paraId="427B76D1" w14:textId="77777777" w:rsidTr="004B717C">
        <w:trPr>
          <w:trHeight w:val="285"/>
          <w:jc w:val="center"/>
        </w:trPr>
        <w:tc>
          <w:tcPr>
            <w:tcW w:w="1700" w:type="dxa"/>
            <w:noWrap/>
            <w:hideMark/>
          </w:tcPr>
          <w:p w14:paraId="68DD202A" w14:textId="77777777" w:rsidR="00EC10FC" w:rsidRPr="00EC10FC" w:rsidRDefault="00EC10FC" w:rsidP="00BA72DC">
            <w:pPr>
              <w:suppressAutoHyphens w:val="0"/>
              <w:overflowPunct/>
              <w:autoSpaceDE/>
              <w:autoSpaceDN/>
              <w:adjustRightInd/>
              <w:jc w:val="center"/>
              <w:textAlignment w:val="auto"/>
              <w:rPr>
                <w:color w:val="000000"/>
                <w:kern w:val="0"/>
              </w:rPr>
            </w:pPr>
            <w:r w:rsidRPr="00EC10FC">
              <w:rPr>
                <w:color w:val="000000"/>
                <w:kern w:val="0"/>
              </w:rPr>
              <w:t>0.131</w:t>
            </w:r>
          </w:p>
        </w:tc>
        <w:tc>
          <w:tcPr>
            <w:tcW w:w="1420" w:type="dxa"/>
            <w:noWrap/>
            <w:hideMark/>
          </w:tcPr>
          <w:p w14:paraId="0627DDFA" w14:textId="77777777" w:rsidR="00EC10FC" w:rsidRPr="00EC10FC" w:rsidRDefault="00EC10FC" w:rsidP="00BA72DC">
            <w:pPr>
              <w:suppressAutoHyphens w:val="0"/>
              <w:overflowPunct/>
              <w:autoSpaceDE/>
              <w:autoSpaceDN/>
              <w:adjustRightInd/>
              <w:jc w:val="center"/>
              <w:textAlignment w:val="auto"/>
              <w:rPr>
                <w:color w:val="000000"/>
                <w:kern w:val="0"/>
              </w:rPr>
            </w:pPr>
            <w:r w:rsidRPr="00EC10FC">
              <w:rPr>
                <w:color w:val="000000"/>
                <w:kern w:val="0"/>
              </w:rPr>
              <w:t>2.67</w:t>
            </w:r>
          </w:p>
        </w:tc>
      </w:tr>
      <w:tr w:rsidR="00EC10FC" w:rsidRPr="00EC10FC" w14:paraId="4750959D" w14:textId="77777777" w:rsidTr="004B717C">
        <w:trPr>
          <w:trHeight w:val="285"/>
          <w:jc w:val="center"/>
        </w:trPr>
        <w:tc>
          <w:tcPr>
            <w:tcW w:w="1700" w:type="dxa"/>
            <w:noWrap/>
            <w:hideMark/>
          </w:tcPr>
          <w:p w14:paraId="158A1635" w14:textId="77777777" w:rsidR="00EC10FC" w:rsidRPr="00EC10FC" w:rsidRDefault="00EC10FC" w:rsidP="00BA72DC">
            <w:pPr>
              <w:suppressAutoHyphens w:val="0"/>
              <w:overflowPunct/>
              <w:autoSpaceDE/>
              <w:autoSpaceDN/>
              <w:adjustRightInd/>
              <w:jc w:val="center"/>
              <w:textAlignment w:val="auto"/>
              <w:rPr>
                <w:color w:val="000000"/>
                <w:kern w:val="0"/>
              </w:rPr>
            </w:pPr>
            <w:r w:rsidRPr="00EC10FC">
              <w:rPr>
                <w:color w:val="000000"/>
                <w:kern w:val="0"/>
              </w:rPr>
              <w:t>0.115</w:t>
            </w:r>
          </w:p>
        </w:tc>
        <w:tc>
          <w:tcPr>
            <w:tcW w:w="1420" w:type="dxa"/>
            <w:noWrap/>
            <w:hideMark/>
          </w:tcPr>
          <w:p w14:paraId="6D82A068" w14:textId="77777777" w:rsidR="00EC10FC" w:rsidRPr="00EC10FC" w:rsidRDefault="00EC10FC" w:rsidP="00BA72DC">
            <w:pPr>
              <w:suppressAutoHyphens w:val="0"/>
              <w:overflowPunct/>
              <w:autoSpaceDE/>
              <w:autoSpaceDN/>
              <w:adjustRightInd/>
              <w:jc w:val="center"/>
              <w:textAlignment w:val="auto"/>
              <w:rPr>
                <w:color w:val="000000"/>
                <w:kern w:val="0"/>
              </w:rPr>
            </w:pPr>
            <w:r w:rsidRPr="00EC10FC">
              <w:rPr>
                <w:color w:val="000000"/>
                <w:kern w:val="0"/>
              </w:rPr>
              <w:t>2.17</w:t>
            </w:r>
          </w:p>
        </w:tc>
      </w:tr>
      <w:tr w:rsidR="00EC10FC" w:rsidRPr="00EC10FC" w14:paraId="7520BBF7" w14:textId="77777777" w:rsidTr="004B717C">
        <w:trPr>
          <w:trHeight w:val="285"/>
          <w:jc w:val="center"/>
        </w:trPr>
        <w:tc>
          <w:tcPr>
            <w:tcW w:w="1700" w:type="dxa"/>
            <w:noWrap/>
            <w:hideMark/>
          </w:tcPr>
          <w:p w14:paraId="79888E29" w14:textId="77777777" w:rsidR="00EC10FC" w:rsidRPr="00EC10FC" w:rsidRDefault="00EC10FC" w:rsidP="00BA72DC">
            <w:pPr>
              <w:suppressAutoHyphens w:val="0"/>
              <w:overflowPunct/>
              <w:autoSpaceDE/>
              <w:autoSpaceDN/>
              <w:adjustRightInd/>
              <w:jc w:val="center"/>
              <w:textAlignment w:val="auto"/>
              <w:rPr>
                <w:color w:val="000000"/>
                <w:kern w:val="0"/>
              </w:rPr>
            </w:pPr>
            <w:r w:rsidRPr="00EC10FC">
              <w:rPr>
                <w:color w:val="000000"/>
                <w:kern w:val="0"/>
              </w:rPr>
              <w:t>0.155</w:t>
            </w:r>
          </w:p>
        </w:tc>
        <w:tc>
          <w:tcPr>
            <w:tcW w:w="1420" w:type="dxa"/>
            <w:noWrap/>
            <w:hideMark/>
          </w:tcPr>
          <w:p w14:paraId="06C2AAD7" w14:textId="77777777" w:rsidR="00EC10FC" w:rsidRPr="00EC10FC" w:rsidRDefault="00EC10FC" w:rsidP="00BA72DC">
            <w:pPr>
              <w:suppressAutoHyphens w:val="0"/>
              <w:overflowPunct/>
              <w:autoSpaceDE/>
              <w:autoSpaceDN/>
              <w:adjustRightInd/>
              <w:jc w:val="center"/>
              <w:textAlignment w:val="auto"/>
              <w:rPr>
                <w:color w:val="000000"/>
                <w:kern w:val="0"/>
              </w:rPr>
            </w:pPr>
            <w:r w:rsidRPr="00EC10FC">
              <w:rPr>
                <w:color w:val="000000"/>
                <w:kern w:val="0"/>
              </w:rPr>
              <w:t>5.57</w:t>
            </w:r>
          </w:p>
        </w:tc>
      </w:tr>
    </w:tbl>
    <w:p w14:paraId="4BD7301F" w14:textId="77777777" w:rsidR="006B3275" w:rsidRPr="00EC10FC" w:rsidRDefault="006B3275" w:rsidP="0036060D">
      <w:pPr>
        <w:spacing w:after="160" w:line="279" w:lineRule="auto"/>
        <w:textAlignment w:val="auto"/>
        <w:rPr>
          <w:color w:val="000000" w:themeColor="text1"/>
          <w:sz w:val="18"/>
          <w:szCs w:val="18"/>
        </w:rPr>
      </w:pPr>
    </w:p>
    <w:p w14:paraId="2EB0FD2F" w14:textId="77777777" w:rsidR="006C6381" w:rsidRDefault="006629E6" w:rsidP="004B717C">
      <w:pPr>
        <w:spacing w:after="160" w:line="279" w:lineRule="auto"/>
        <w:jc w:val="center"/>
        <w:textAlignment w:val="auto"/>
        <w:rPr>
          <w:color w:val="000000" w:themeColor="text1"/>
        </w:rPr>
      </w:pPr>
      <w:r w:rsidRPr="006629E6">
        <w:rPr>
          <w:color w:val="000000" w:themeColor="text1"/>
        </w:rPr>
        <w:drawing>
          <wp:inline distT="0" distB="0" distL="0" distR="0" wp14:anchorId="09203C08" wp14:editId="177984D0">
            <wp:extent cx="2656357" cy="1903981"/>
            <wp:effectExtent l="0" t="0" r="0" b="1270"/>
            <wp:docPr id="1485383543" name="Picture 8" descr="A graph with numbers and dots&#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graph with numbers and dots&#10;&#10;Description automatically generated, Pictur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64507" cy="1909823"/>
                    </a:xfrm>
                    <a:prstGeom prst="rect">
                      <a:avLst/>
                    </a:prstGeom>
                    <a:noFill/>
                    <a:ln>
                      <a:noFill/>
                    </a:ln>
                  </pic:spPr>
                </pic:pic>
              </a:graphicData>
            </a:graphic>
          </wp:inline>
        </w:drawing>
      </w:r>
    </w:p>
    <w:p w14:paraId="02A0834C" w14:textId="62E823E9" w:rsidR="001B6435" w:rsidRPr="00A75930" w:rsidRDefault="006C6381" w:rsidP="0036060D">
      <w:pPr>
        <w:spacing w:after="160" w:line="279" w:lineRule="auto"/>
        <w:textAlignment w:val="auto"/>
        <w:rPr>
          <w:color w:val="000000" w:themeColor="text1"/>
        </w:rPr>
      </w:pPr>
      <w:r w:rsidRPr="00202706">
        <w:rPr>
          <w:b/>
          <w:color w:val="000000" w:themeColor="text1"/>
        </w:rPr>
        <w:t xml:space="preserve">Figure </w:t>
      </w:r>
      <w:r w:rsidR="00202706" w:rsidRPr="00202706">
        <w:rPr>
          <w:b/>
          <w:bCs/>
          <w:color w:val="000000" w:themeColor="text1"/>
        </w:rPr>
        <w:t>1</w:t>
      </w:r>
      <w:r w:rsidR="00333A1A">
        <w:rPr>
          <w:b/>
          <w:bCs/>
          <w:color w:val="000000" w:themeColor="text1"/>
        </w:rPr>
        <w:t>4</w:t>
      </w:r>
      <w:r>
        <w:rPr>
          <w:color w:val="000000" w:themeColor="text1"/>
        </w:rPr>
        <w:t xml:space="preserve">: </w:t>
      </w:r>
      <w:r w:rsidR="009A6C62" w:rsidRPr="009A6C62">
        <w:rPr>
          <w:color w:val="000000" w:themeColor="text1"/>
        </w:rPr>
        <w:t>Diameter of tomato stem vs force to cut tomato stem </w:t>
      </w:r>
      <w:r w:rsidR="006629E6" w:rsidRPr="006629E6">
        <w:rPr>
          <w:color w:val="000000" w:themeColor="text1"/>
        </w:rPr>
        <w:br/>
      </w:r>
    </w:p>
    <w:sectPr w:rsidR="001B6435" w:rsidRPr="00A75930">
      <w:type w:val="continuous"/>
      <w:pgSz w:w="12240" w:h="15840"/>
      <w:pgMar w:top="1440" w:right="720" w:bottom="1440" w:left="720" w:header="720" w:footer="720" w:gutter="0"/>
      <w:cols w:num="2" w:space="540" w:equalWidth="0">
        <w:col w:w="5130" w:space="540"/>
        <w:col w:w="513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ira Billah" w:date="2025-04-21T21:19:00Z" w:initials="SB">
    <w:p w14:paraId="117DB02B" w14:textId="77777777" w:rsidR="000C530B" w:rsidRDefault="000C530B" w:rsidP="000C530B">
      <w:pPr>
        <w:pStyle w:val="CommentText"/>
      </w:pPr>
      <w:r>
        <w:rPr>
          <w:rStyle w:val="CommentReference"/>
        </w:rPr>
        <w:annotationRef/>
      </w:r>
      <w:r>
        <w:t>To do - quantify (wootton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7DB02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B28C5F" w16cex:dateUtc="2025-04-22T0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7DB02B" w16cid:durableId="38B28C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C5106" w14:textId="77777777" w:rsidR="00114226" w:rsidRDefault="00114226">
      <w:r>
        <w:separator/>
      </w:r>
    </w:p>
  </w:endnote>
  <w:endnote w:type="continuationSeparator" w:id="0">
    <w:p w14:paraId="1EEC4AE1" w14:textId="77777777" w:rsidR="00114226" w:rsidRDefault="00114226">
      <w:r>
        <w:continuationSeparator/>
      </w:r>
    </w:p>
  </w:endnote>
  <w:endnote w:type="continuationNotice" w:id="1">
    <w:p w14:paraId="50C51417" w14:textId="77777777" w:rsidR="00114226" w:rsidRDefault="001142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03F9A" w14:textId="5D9FA7C1" w:rsidR="008B61D2" w:rsidRDefault="008B61D2">
    <w:pPr>
      <w:pStyle w:val="Footer"/>
    </w:pPr>
    <w:r>
      <w:tab/>
    </w:r>
    <w:r>
      <w:fldChar w:fldCharType="begin"/>
    </w:r>
    <w:r>
      <w:instrText xml:space="preserve"> PAGE  \* MERGEFORMAT </w:instrText>
    </w:r>
    <w:r>
      <w:fldChar w:fldCharType="separate"/>
    </w:r>
    <w:r w:rsidR="00385423">
      <w:rPr>
        <w:noProof/>
      </w:rPr>
      <w:t>1</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6E58C" w14:textId="77777777" w:rsidR="00114226" w:rsidRDefault="00114226">
      <w:r>
        <w:separator/>
      </w:r>
    </w:p>
  </w:footnote>
  <w:footnote w:type="continuationSeparator" w:id="0">
    <w:p w14:paraId="22B9E2C0" w14:textId="77777777" w:rsidR="00114226" w:rsidRDefault="00114226">
      <w:r>
        <w:continuationSeparator/>
      </w:r>
    </w:p>
  </w:footnote>
  <w:footnote w:type="continuationNotice" w:id="1">
    <w:p w14:paraId="4016BC2A" w14:textId="77777777" w:rsidR="00114226" w:rsidRDefault="0011422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D497E"/>
    <w:multiLevelType w:val="hybridMultilevel"/>
    <w:tmpl w:val="5D68B3F2"/>
    <w:lvl w:ilvl="0" w:tplc="1B90CE3C">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4B23DE"/>
    <w:multiLevelType w:val="hybridMultilevel"/>
    <w:tmpl w:val="C8A27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DE1BE8"/>
    <w:multiLevelType w:val="multilevel"/>
    <w:tmpl w:val="F7C039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21D1D63"/>
    <w:multiLevelType w:val="hybridMultilevel"/>
    <w:tmpl w:val="2F60CA2C"/>
    <w:lvl w:ilvl="0" w:tplc="BC78B79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394150">
    <w:abstractNumId w:val="1"/>
  </w:num>
  <w:num w:numId="2" w16cid:durableId="328288618">
    <w:abstractNumId w:val="0"/>
  </w:num>
  <w:num w:numId="3" w16cid:durableId="1443261621">
    <w:abstractNumId w:val="2"/>
  </w:num>
  <w:num w:numId="4" w16cid:durableId="78500097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ira Billah">
    <w15:presenceInfo w15:providerId="AD" w15:userId="S::saira.billah@cooper.edu::8f50ff0e-18f0-421e-b6c1-e72381d084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toNewFlag" w:val="Yes"/>
    <w:docVar w:name="CreateASMEToolbarFlag" w:val="-1"/>
    <w:docVar w:name="MarkTerritory" w:val="D:\ASME\proposal\AuthKit\version2\irvine7.doc by Howard Kaikow with template C:\msoffice\Templates\ASME.dot on 02/29/96 at 11:01"/>
    <w:docVar w:name="MarkTerritoryLocal" w:val="Document2 by Howard Kaikow with template C:\msoffice\Templates\ASME.dot on 02/29/96 at 10:39"/>
    <w:docVar w:name="SetStylesFlag" w:val="-1"/>
  </w:docVars>
  <w:rsids>
    <w:rsidRoot w:val="007B2BF3"/>
    <w:rsid w:val="00001520"/>
    <w:rsid w:val="00003B02"/>
    <w:rsid w:val="00005B6D"/>
    <w:rsid w:val="00006253"/>
    <w:rsid w:val="00006BD0"/>
    <w:rsid w:val="00010079"/>
    <w:rsid w:val="000107D9"/>
    <w:rsid w:val="00010946"/>
    <w:rsid w:val="00010B31"/>
    <w:rsid w:val="00017402"/>
    <w:rsid w:val="0002079B"/>
    <w:rsid w:val="00020CCD"/>
    <w:rsid w:val="00020FCD"/>
    <w:rsid w:val="00026E1B"/>
    <w:rsid w:val="00027B74"/>
    <w:rsid w:val="000316BB"/>
    <w:rsid w:val="00032F85"/>
    <w:rsid w:val="0003359E"/>
    <w:rsid w:val="00033A2E"/>
    <w:rsid w:val="000341DB"/>
    <w:rsid w:val="00036DBC"/>
    <w:rsid w:val="00040068"/>
    <w:rsid w:val="000408A7"/>
    <w:rsid w:val="00044B2A"/>
    <w:rsid w:val="00044DEE"/>
    <w:rsid w:val="00046D3B"/>
    <w:rsid w:val="000501A9"/>
    <w:rsid w:val="00051D28"/>
    <w:rsid w:val="00054D4E"/>
    <w:rsid w:val="000552C1"/>
    <w:rsid w:val="000605A3"/>
    <w:rsid w:val="00061AF3"/>
    <w:rsid w:val="00061ED9"/>
    <w:rsid w:val="00062588"/>
    <w:rsid w:val="00063B41"/>
    <w:rsid w:val="000641EE"/>
    <w:rsid w:val="000650FF"/>
    <w:rsid w:val="00070814"/>
    <w:rsid w:val="00071332"/>
    <w:rsid w:val="000748AC"/>
    <w:rsid w:val="00074938"/>
    <w:rsid w:val="00074E0E"/>
    <w:rsid w:val="00075241"/>
    <w:rsid w:val="0007580C"/>
    <w:rsid w:val="000760B1"/>
    <w:rsid w:val="00077046"/>
    <w:rsid w:val="000810C7"/>
    <w:rsid w:val="00084502"/>
    <w:rsid w:val="000845EA"/>
    <w:rsid w:val="000857F4"/>
    <w:rsid w:val="0008608B"/>
    <w:rsid w:val="00086511"/>
    <w:rsid w:val="000869FC"/>
    <w:rsid w:val="00087C8E"/>
    <w:rsid w:val="0009134C"/>
    <w:rsid w:val="00091631"/>
    <w:rsid w:val="000956AE"/>
    <w:rsid w:val="000A04C5"/>
    <w:rsid w:val="000A2487"/>
    <w:rsid w:val="000A2FEC"/>
    <w:rsid w:val="000B4EB8"/>
    <w:rsid w:val="000B6314"/>
    <w:rsid w:val="000B64E0"/>
    <w:rsid w:val="000B7D58"/>
    <w:rsid w:val="000C091B"/>
    <w:rsid w:val="000C2674"/>
    <w:rsid w:val="000C430C"/>
    <w:rsid w:val="000C4E95"/>
    <w:rsid w:val="000C530B"/>
    <w:rsid w:val="000C56A4"/>
    <w:rsid w:val="000C6F9C"/>
    <w:rsid w:val="000C7D59"/>
    <w:rsid w:val="000D01A4"/>
    <w:rsid w:val="000D0AF3"/>
    <w:rsid w:val="000D0F9A"/>
    <w:rsid w:val="000D233F"/>
    <w:rsid w:val="000D472C"/>
    <w:rsid w:val="000D4C47"/>
    <w:rsid w:val="000D5EE3"/>
    <w:rsid w:val="000D6413"/>
    <w:rsid w:val="000E294F"/>
    <w:rsid w:val="000E2DEA"/>
    <w:rsid w:val="000E43BF"/>
    <w:rsid w:val="000E4F06"/>
    <w:rsid w:val="000F1D3D"/>
    <w:rsid w:val="000F20C6"/>
    <w:rsid w:val="000F7723"/>
    <w:rsid w:val="000F786E"/>
    <w:rsid w:val="000F7D93"/>
    <w:rsid w:val="000F7DCC"/>
    <w:rsid w:val="0010025C"/>
    <w:rsid w:val="00101FA6"/>
    <w:rsid w:val="00103BD4"/>
    <w:rsid w:val="0010464A"/>
    <w:rsid w:val="00110C37"/>
    <w:rsid w:val="00110E50"/>
    <w:rsid w:val="001127AC"/>
    <w:rsid w:val="00112A2A"/>
    <w:rsid w:val="00113EC6"/>
    <w:rsid w:val="00114226"/>
    <w:rsid w:val="00117583"/>
    <w:rsid w:val="0012344E"/>
    <w:rsid w:val="00124038"/>
    <w:rsid w:val="0012454E"/>
    <w:rsid w:val="00127AE0"/>
    <w:rsid w:val="001302B9"/>
    <w:rsid w:val="0013171F"/>
    <w:rsid w:val="00132BAD"/>
    <w:rsid w:val="00133217"/>
    <w:rsid w:val="001353AD"/>
    <w:rsid w:val="0013562B"/>
    <w:rsid w:val="00136768"/>
    <w:rsid w:val="001368E8"/>
    <w:rsid w:val="00136908"/>
    <w:rsid w:val="00136E4E"/>
    <w:rsid w:val="0014064C"/>
    <w:rsid w:val="00140717"/>
    <w:rsid w:val="00140D8D"/>
    <w:rsid w:val="00140DB4"/>
    <w:rsid w:val="00141F93"/>
    <w:rsid w:val="001426AA"/>
    <w:rsid w:val="00142EE4"/>
    <w:rsid w:val="001438C2"/>
    <w:rsid w:val="001445C0"/>
    <w:rsid w:val="001446FF"/>
    <w:rsid w:val="00144E97"/>
    <w:rsid w:val="00146C74"/>
    <w:rsid w:val="00147E2F"/>
    <w:rsid w:val="00150624"/>
    <w:rsid w:val="00151732"/>
    <w:rsid w:val="00151C1A"/>
    <w:rsid w:val="00151D4C"/>
    <w:rsid w:val="00152A27"/>
    <w:rsid w:val="00154518"/>
    <w:rsid w:val="00154BF0"/>
    <w:rsid w:val="001564C2"/>
    <w:rsid w:val="00156705"/>
    <w:rsid w:val="001604E1"/>
    <w:rsid w:val="00161CE2"/>
    <w:rsid w:val="001620EF"/>
    <w:rsid w:val="00162403"/>
    <w:rsid w:val="001628A5"/>
    <w:rsid w:val="00162D76"/>
    <w:rsid w:val="00165F3B"/>
    <w:rsid w:val="00166CE4"/>
    <w:rsid w:val="001678F3"/>
    <w:rsid w:val="001722EF"/>
    <w:rsid w:val="00173552"/>
    <w:rsid w:val="00174743"/>
    <w:rsid w:val="0017536C"/>
    <w:rsid w:val="00177619"/>
    <w:rsid w:val="00177639"/>
    <w:rsid w:val="001776B9"/>
    <w:rsid w:val="00177F0D"/>
    <w:rsid w:val="001811BF"/>
    <w:rsid w:val="001822AA"/>
    <w:rsid w:val="001827BB"/>
    <w:rsid w:val="001827C3"/>
    <w:rsid w:val="00183539"/>
    <w:rsid w:val="00183B03"/>
    <w:rsid w:val="00186DCD"/>
    <w:rsid w:val="00187159"/>
    <w:rsid w:val="00194FC4"/>
    <w:rsid w:val="00195705"/>
    <w:rsid w:val="0019624D"/>
    <w:rsid w:val="00196A68"/>
    <w:rsid w:val="001976BA"/>
    <w:rsid w:val="001A0467"/>
    <w:rsid w:val="001A0973"/>
    <w:rsid w:val="001A105C"/>
    <w:rsid w:val="001A3BA1"/>
    <w:rsid w:val="001A3ECA"/>
    <w:rsid w:val="001A590C"/>
    <w:rsid w:val="001A6818"/>
    <w:rsid w:val="001B498B"/>
    <w:rsid w:val="001B4B20"/>
    <w:rsid w:val="001B5304"/>
    <w:rsid w:val="001B6429"/>
    <w:rsid w:val="001B6435"/>
    <w:rsid w:val="001B65D2"/>
    <w:rsid w:val="001B72EE"/>
    <w:rsid w:val="001B7B91"/>
    <w:rsid w:val="001C07B3"/>
    <w:rsid w:val="001C240D"/>
    <w:rsid w:val="001C2EC6"/>
    <w:rsid w:val="001C453B"/>
    <w:rsid w:val="001C4B78"/>
    <w:rsid w:val="001C5226"/>
    <w:rsid w:val="001C5DA8"/>
    <w:rsid w:val="001C6CF8"/>
    <w:rsid w:val="001C7C0B"/>
    <w:rsid w:val="001D0429"/>
    <w:rsid w:val="001D0460"/>
    <w:rsid w:val="001D20F2"/>
    <w:rsid w:val="001D2FBC"/>
    <w:rsid w:val="001D3FE2"/>
    <w:rsid w:val="001D46F9"/>
    <w:rsid w:val="001D7A68"/>
    <w:rsid w:val="001E0FFC"/>
    <w:rsid w:val="001E1A6B"/>
    <w:rsid w:val="001E27D6"/>
    <w:rsid w:val="001E283D"/>
    <w:rsid w:val="001E50B6"/>
    <w:rsid w:val="001E79C6"/>
    <w:rsid w:val="001F14C2"/>
    <w:rsid w:val="001F2059"/>
    <w:rsid w:val="001F3090"/>
    <w:rsid w:val="001F5EDC"/>
    <w:rsid w:val="002004F2"/>
    <w:rsid w:val="00200C29"/>
    <w:rsid w:val="00202706"/>
    <w:rsid w:val="002064AC"/>
    <w:rsid w:val="00207688"/>
    <w:rsid w:val="00211594"/>
    <w:rsid w:val="00212C10"/>
    <w:rsid w:val="00212CCF"/>
    <w:rsid w:val="00213465"/>
    <w:rsid w:val="00213720"/>
    <w:rsid w:val="0021406D"/>
    <w:rsid w:val="002144EE"/>
    <w:rsid w:val="00215A68"/>
    <w:rsid w:val="00216B8A"/>
    <w:rsid w:val="00220BD1"/>
    <w:rsid w:val="00225767"/>
    <w:rsid w:val="0022590B"/>
    <w:rsid w:val="00226586"/>
    <w:rsid w:val="002268E1"/>
    <w:rsid w:val="002275D6"/>
    <w:rsid w:val="00230109"/>
    <w:rsid w:val="002305BA"/>
    <w:rsid w:val="0023296B"/>
    <w:rsid w:val="002342D9"/>
    <w:rsid w:val="00234AAD"/>
    <w:rsid w:val="00235233"/>
    <w:rsid w:val="002370EE"/>
    <w:rsid w:val="00237AEF"/>
    <w:rsid w:val="0024044D"/>
    <w:rsid w:val="00241239"/>
    <w:rsid w:val="00241FB2"/>
    <w:rsid w:val="002437E5"/>
    <w:rsid w:val="00244155"/>
    <w:rsid w:val="00246B0E"/>
    <w:rsid w:val="00251291"/>
    <w:rsid w:val="00252840"/>
    <w:rsid w:val="00255E69"/>
    <w:rsid w:val="00256958"/>
    <w:rsid w:val="00256E89"/>
    <w:rsid w:val="002574D9"/>
    <w:rsid w:val="00260C0F"/>
    <w:rsid w:val="00262CD0"/>
    <w:rsid w:val="0027004C"/>
    <w:rsid w:val="002712D8"/>
    <w:rsid w:val="00271689"/>
    <w:rsid w:val="00272405"/>
    <w:rsid w:val="00273991"/>
    <w:rsid w:val="0027555C"/>
    <w:rsid w:val="002778F1"/>
    <w:rsid w:val="00282C0A"/>
    <w:rsid w:val="00285F88"/>
    <w:rsid w:val="00286979"/>
    <w:rsid w:val="002873BB"/>
    <w:rsid w:val="00287EDE"/>
    <w:rsid w:val="00290217"/>
    <w:rsid w:val="00291433"/>
    <w:rsid w:val="002918C3"/>
    <w:rsid w:val="002927FD"/>
    <w:rsid w:val="002928AE"/>
    <w:rsid w:val="002938FC"/>
    <w:rsid w:val="00293CA2"/>
    <w:rsid w:val="00295184"/>
    <w:rsid w:val="00296789"/>
    <w:rsid w:val="002968C2"/>
    <w:rsid w:val="002A08A0"/>
    <w:rsid w:val="002A1A2F"/>
    <w:rsid w:val="002A53CA"/>
    <w:rsid w:val="002A5E8B"/>
    <w:rsid w:val="002A5F36"/>
    <w:rsid w:val="002B08DF"/>
    <w:rsid w:val="002B0B5F"/>
    <w:rsid w:val="002B24B8"/>
    <w:rsid w:val="002B3349"/>
    <w:rsid w:val="002B3D25"/>
    <w:rsid w:val="002B46BB"/>
    <w:rsid w:val="002C0A7B"/>
    <w:rsid w:val="002C2173"/>
    <w:rsid w:val="002C2D1B"/>
    <w:rsid w:val="002C59C6"/>
    <w:rsid w:val="002C61BB"/>
    <w:rsid w:val="002C7F5A"/>
    <w:rsid w:val="002D10F1"/>
    <w:rsid w:val="002D155E"/>
    <w:rsid w:val="002D1C38"/>
    <w:rsid w:val="002D3501"/>
    <w:rsid w:val="002D40E6"/>
    <w:rsid w:val="002D4652"/>
    <w:rsid w:val="002D5C8F"/>
    <w:rsid w:val="002D663A"/>
    <w:rsid w:val="002E0E5B"/>
    <w:rsid w:val="002E1C81"/>
    <w:rsid w:val="002E273B"/>
    <w:rsid w:val="002E2A51"/>
    <w:rsid w:val="002E2A5D"/>
    <w:rsid w:val="002E39A6"/>
    <w:rsid w:val="002E3C45"/>
    <w:rsid w:val="002E4457"/>
    <w:rsid w:val="002E44DB"/>
    <w:rsid w:val="002E4964"/>
    <w:rsid w:val="002E4F11"/>
    <w:rsid w:val="002E60F2"/>
    <w:rsid w:val="002F2214"/>
    <w:rsid w:val="002F2F68"/>
    <w:rsid w:val="002F329F"/>
    <w:rsid w:val="002F39BD"/>
    <w:rsid w:val="002F3F16"/>
    <w:rsid w:val="002F4ABC"/>
    <w:rsid w:val="002F69E6"/>
    <w:rsid w:val="002F6EC4"/>
    <w:rsid w:val="002F74F5"/>
    <w:rsid w:val="003021ED"/>
    <w:rsid w:val="0030254D"/>
    <w:rsid w:val="00302BE2"/>
    <w:rsid w:val="00302E0B"/>
    <w:rsid w:val="003046CE"/>
    <w:rsid w:val="003072CC"/>
    <w:rsid w:val="00310480"/>
    <w:rsid w:val="00310C3D"/>
    <w:rsid w:val="003113F7"/>
    <w:rsid w:val="00311E6C"/>
    <w:rsid w:val="00315F34"/>
    <w:rsid w:val="00320E59"/>
    <w:rsid w:val="0032365C"/>
    <w:rsid w:val="00323D40"/>
    <w:rsid w:val="0032446F"/>
    <w:rsid w:val="00330B87"/>
    <w:rsid w:val="00333A1A"/>
    <w:rsid w:val="00336939"/>
    <w:rsid w:val="00340891"/>
    <w:rsid w:val="003422E4"/>
    <w:rsid w:val="003436A4"/>
    <w:rsid w:val="00343788"/>
    <w:rsid w:val="00344F7A"/>
    <w:rsid w:val="00347CAC"/>
    <w:rsid w:val="00347F5A"/>
    <w:rsid w:val="00351528"/>
    <w:rsid w:val="00353465"/>
    <w:rsid w:val="003537A7"/>
    <w:rsid w:val="0035450E"/>
    <w:rsid w:val="00354732"/>
    <w:rsid w:val="00354C93"/>
    <w:rsid w:val="00355E98"/>
    <w:rsid w:val="003567DC"/>
    <w:rsid w:val="00360590"/>
    <w:rsid w:val="0036060D"/>
    <w:rsid w:val="003607A3"/>
    <w:rsid w:val="00361EF5"/>
    <w:rsid w:val="00364291"/>
    <w:rsid w:val="00367443"/>
    <w:rsid w:val="003674FE"/>
    <w:rsid w:val="00367764"/>
    <w:rsid w:val="00372796"/>
    <w:rsid w:val="003730F3"/>
    <w:rsid w:val="0037449D"/>
    <w:rsid w:val="00374551"/>
    <w:rsid w:val="00374CFD"/>
    <w:rsid w:val="00375071"/>
    <w:rsid w:val="00375631"/>
    <w:rsid w:val="003771EF"/>
    <w:rsid w:val="00377316"/>
    <w:rsid w:val="0037760B"/>
    <w:rsid w:val="00381A2B"/>
    <w:rsid w:val="00381B74"/>
    <w:rsid w:val="00384EB5"/>
    <w:rsid w:val="00385423"/>
    <w:rsid w:val="003869AF"/>
    <w:rsid w:val="003902D3"/>
    <w:rsid w:val="00390A3A"/>
    <w:rsid w:val="003917DA"/>
    <w:rsid w:val="003918B4"/>
    <w:rsid w:val="003945BD"/>
    <w:rsid w:val="00394792"/>
    <w:rsid w:val="00395ED0"/>
    <w:rsid w:val="00396CD5"/>
    <w:rsid w:val="00397334"/>
    <w:rsid w:val="003A1484"/>
    <w:rsid w:val="003A434F"/>
    <w:rsid w:val="003A5089"/>
    <w:rsid w:val="003A57D7"/>
    <w:rsid w:val="003A782A"/>
    <w:rsid w:val="003B068D"/>
    <w:rsid w:val="003B175C"/>
    <w:rsid w:val="003B19B6"/>
    <w:rsid w:val="003B1A9F"/>
    <w:rsid w:val="003B37BC"/>
    <w:rsid w:val="003B394B"/>
    <w:rsid w:val="003B7508"/>
    <w:rsid w:val="003C1DDD"/>
    <w:rsid w:val="003C2D89"/>
    <w:rsid w:val="003C65FB"/>
    <w:rsid w:val="003D05C1"/>
    <w:rsid w:val="003D09FD"/>
    <w:rsid w:val="003D126F"/>
    <w:rsid w:val="003D1CB5"/>
    <w:rsid w:val="003D4C52"/>
    <w:rsid w:val="003D6806"/>
    <w:rsid w:val="003D782E"/>
    <w:rsid w:val="003D7C07"/>
    <w:rsid w:val="003D7C1C"/>
    <w:rsid w:val="003D7F30"/>
    <w:rsid w:val="003E12BA"/>
    <w:rsid w:val="003E27FF"/>
    <w:rsid w:val="003E611A"/>
    <w:rsid w:val="003E6272"/>
    <w:rsid w:val="003E7841"/>
    <w:rsid w:val="003F040C"/>
    <w:rsid w:val="003F1405"/>
    <w:rsid w:val="003F3752"/>
    <w:rsid w:val="003F5E1A"/>
    <w:rsid w:val="003F634A"/>
    <w:rsid w:val="003F7BB5"/>
    <w:rsid w:val="00403587"/>
    <w:rsid w:val="00405701"/>
    <w:rsid w:val="00407684"/>
    <w:rsid w:val="00407A2D"/>
    <w:rsid w:val="004106FC"/>
    <w:rsid w:val="00410A84"/>
    <w:rsid w:val="00414324"/>
    <w:rsid w:val="004157CB"/>
    <w:rsid w:val="0041620B"/>
    <w:rsid w:val="00417627"/>
    <w:rsid w:val="00417EA8"/>
    <w:rsid w:val="00417F5A"/>
    <w:rsid w:val="00420ABF"/>
    <w:rsid w:val="00422D85"/>
    <w:rsid w:val="004263C9"/>
    <w:rsid w:val="004302C8"/>
    <w:rsid w:val="00434B4D"/>
    <w:rsid w:val="004361B1"/>
    <w:rsid w:val="0043686D"/>
    <w:rsid w:val="004405A8"/>
    <w:rsid w:val="00440CCF"/>
    <w:rsid w:val="00443D15"/>
    <w:rsid w:val="0045069E"/>
    <w:rsid w:val="00452640"/>
    <w:rsid w:val="00452943"/>
    <w:rsid w:val="00454E80"/>
    <w:rsid w:val="00456282"/>
    <w:rsid w:val="00462A4A"/>
    <w:rsid w:val="00465911"/>
    <w:rsid w:val="00466788"/>
    <w:rsid w:val="00467E1F"/>
    <w:rsid w:val="00470487"/>
    <w:rsid w:val="004755A3"/>
    <w:rsid w:val="004756DF"/>
    <w:rsid w:val="004769F5"/>
    <w:rsid w:val="00482A4F"/>
    <w:rsid w:val="00482C24"/>
    <w:rsid w:val="00482E29"/>
    <w:rsid w:val="00483B8C"/>
    <w:rsid w:val="00484A08"/>
    <w:rsid w:val="00484ED9"/>
    <w:rsid w:val="00487DCF"/>
    <w:rsid w:val="00490B02"/>
    <w:rsid w:val="00494700"/>
    <w:rsid w:val="0049526D"/>
    <w:rsid w:val="0049557E"/>
    <w:rsid w:val="00495D41"/>
    <w:rsid w:val="004A21A8"/>
    <w:rsid w:val="004A4224"/>
    <w:rsid w:val="004A5018"/>
    <w:rsid w:val="004B2CDE"/>
    <w:rsid w:val="004B30B9"/>
    <w:rsid w:val="004B37D0"/>
    <w:rsid w:val="004B38D8"/>
    <w:rsid w:val="004B3C1B"/>
    <w:rsid w:val="004B41B7"/>
    <w:rsid w:val="004B51F8"/>
    <w:rsid w:val="004B6D16"/>
    <w:rsid w:val="004B717C"/>
    <w:rsid w:val="004B73C7"/>
    <w:rsid w:val="004B7B30"/>
    <w:rsid w:val="004C0872"/>
    <w:rsid w:val="004C29DF"/>
    <w:rsid w:val="004C378B"/>
    <w:rsid w:val="004C64C5"/>
    <w:rsid w:val="004C655E"/>
    <w:rsid w:val="004D07FF"/>
    <w:rsid w:val="004D599C"/>
    <w:rsid w:val="004D5B7E"/>
    <w:rsid w:val="004D63B0"/>
    <w:rsid w:val="004D680B"/>
    <w:rsid w:val="004E0A9D"/>
    <w:rsid w:val="004E2BF0"/>
    <w:rsid w:val="004E5FD1"/>
    <w:rsid w:val="004E6161"/>
    <w:rsid w:val="004E6FC6"/>
    <w:rsid w:val="004E7973"/>
    <w:rsid w:val="004E7CCF"/>
    <w:rsid w:val="004F01A1"/>
    <w:rsid w:val="004F246C"/>
    <w:rsid w:val="004F3022"/>
    <w:rsid w:val="004F39B8"/>
    <w:rsid w:val="004F709F"/>
    <w:rsid w:val="004F75BF"/>
    <w:rsid w:val="00502082"/>
    <w:rsid w:val="00503502"/>
    <w:rsid w:val="005053A0"/>
    <w:rsid w:val="00506030"/>
    <w:rsid w:val="00506767"/>
    <w:rsid w:val="00511110"/>
    <w:rsid w:val="00513498"/>
    <w:rsid w:val="00513753"/>
    <w:rsid w:val="005152D2"/>
    <w:rsid w:val="00515CA4"/>
    <w:rsid w:val="00517335"/>
    <w:rsid w:val="005176C7"/>
    <w:rsid w:val="00520968"/>
    <w:rsid w:val="00520B7F"/>
    <w:rsid w:val="00520C41"/>
    <w:rsid w:val="005216B3"/>
    <w:rsid w:val="00522219"/>
    <w:rsid w:val="005237A2"/>
    <w:rsid w:val="00524C12"/>
    <w:rsid w:val="0052630C"/>
    <w:rsid w:val="00526B9E"/>
    <w:rsid w:val="00532BB5"/>
    <w:rsid w:val="00533CF3"/>
    <w:rsid w:val="00533E1A"/>
    <w:rsid w:val="00533FBB"/>
    <w:rsid w:val="005344BD"/>
    <w:rsid w:val="005344FA"/>
    <w:rsid w:val="00541FA9"/>
    <w:rsid w:val="00546F17"/>
    <w:rsid w:val="0055025D"/>
    <w:rsid w:val="0055182D"/>
    <w:rsid w:val="00551F65"/>
    <w:rsid w:val="00552A69"/>
    <w:rsid w:val="00552F30"/>
    <w:rsid w:val="0055559A"/>
    <w:rsid w:val="00557054"/>
    <w:rsid w:val="00561494"/>
    <w:rsid w:val="00561D4C"/>
    <w:rsid w:val="00564ADE"/>
    <w:rsid w:val="00567493"/>
    <w:rsid w:val="005675ED"/>
    <w:rsid w:val="0057147B"/>
    <w:rsid w:val="00572440"/>
    <w:rsid w:val="00575C34"/>
    <w:rsid w:val="00577192"/>
    <w:rsid w:val="0057775D"/>
    <w:rsid w:val="00577EDD"/>
    <w:rsid w:val="00577F50"/>
    <w:rsid w:val="0058273C"/>
    <w:rsid w:val="00583510"/>
    <w:rsid w:val="00583AE9"/>
    <w:rsid w:val="00586B51"/>
    <w:rsid w:val="0059150E"/>
    <w:rsid w:val="005943E3"/>
    <w:rsid w:val="00596E41"/>
    <w:rsid w:val="005A099E"/>
    <w:rsid w:val="005A3978"/>
    <w:rsid w:val="005A5E29"/>
    <w:rsid w:val="005B37CF"/>
    <w:rsid w:val="005B4A87"/>
    <w:rsid w:val="005B6A15"/>
    <w:rsid w:val="005B7171"/>
    <w:rsid w:val="005C1E99"/>
    <w:rsid w:val="005C58B4"/>
    <w:rsid w:val="005C5C66"/>
    <w:rsid w:val="005D0859"/>
    <w:rsid w:val="005D195D"/>
    <w:rsid w:val="005D1AEB"/>
    <w:rsid w:val="005D2B90"/>
    <w:rsid w:val="005D3015"/>
    <w:rsid w:val="005D6097"/>
    <w:rsid w:val="005D7107"/>
    <w:rsid w:val="005E134D"/>
    <w:rsid w:val="005E1728"/>
    <w:rsid w:val="005E3AC6"/>
    <w:rsid w:val="005E4D27"/>
    <w:rsid w:val="005F0042"/>
    <w:rsid w:val="005F12C7"/>
    <w:rsid w:val="005F5AD9"/>
    <w:rsid w:val="005F6A46"/>
    <w:rsid w:val="005F774C"/>
    <w:rsid w:val="005F789A"/>
    <w:rsid w:val="005F7C99"/>
    <w:rsid w:val="00601B98"/>
    <w:rsid w:val="00602150"/>
    <w:rsid w:val="006024D5"/>
    <w:rsid w:val="00602706"/>
    <w:rsid w:val="00602E7A"/>
    <w:rsid w:val="00603B92"/>
    <w:rsid w:val="006053A4"/>
    <w:rsid w:val="00613168"/>
    <w:rsid w:val="00613415"/>
    <w:rsid w:val="00613690"/>
    <w:rsid w:val="006140C9"/>
    <w:rsid w:val="006169DC"/>
    <w:rsid w:val="00617403"/>
    <w:rsid w:val="0061796E"/>
    <w:rsid w:val="00622D93"/>
    <w:rsid w:val="00622DF7"/>
    <w:rsid w:val="006232C3"/>
    <w:rsid w:val="006234F6"/>
    <w:rsid w:val="0062462B"/>
    <w:rsid w:val="006269C7"/>
    <w:rsid w:val="006300BC"/>
    <w:rsid w:val="00631716"/>
    <w:rsid w:val="00632FDA"/>
    <w:rsid w:val="00633C7C"/>
    <w:rsid w:val="006342FF"/>
    <w:rsid w:val="00635E82"/>
    <w:rsid w:val="006360C7"/>
    <w:rsid w:val="0064120B"/>
    <w:rsid w:val="00641564"/>
    <w:rsid w:val="00641BE5"/>
    <w:rsid w:val="00641FC6"/>
    <w:rsid w:val="00642416"/>
    <w:rsid w:val="00642EFB"/>
    <w:rsid w:val="00643986"/>
    <w:rsid w:val="00645374"/>
    <w:rsid w:val="00646BBB"/>
    <w:rsid w:val="00646C7B"/>
    <w:rsid w:val="00647415"/>
    <w:rsid w:val="006477BB"/>
    <w:rsid w:val="006512B6"/>
    <w:rsid w:val="00652486"/>
    <w:rsid w:val="006539D1"/>
    <w:rsid w:val="00653ED3"/>
    <w:rsid w:val="00655A5B"/>
    <w:rsid w:val="00657503"/>
    <w:rsid w:val="00657D11"/>
    <w:rsid w:val="00657D2D"/>
    <w:rsid w:val="006612C4"/>
    <w:rsid w:val="00661845"/>
    <w:rsid w:val="006629E6"/>
    <w:rsid w:val="00663001"/>
    <w:rsid w:val="00663124"/>
    <w:rsid w:val="006639E9"/>
    <w:rsid w:val="00663BDE"/>
    <w:rsid w:val="00665BD2"/>
    <w:rsid w:val="00670854"/>
    <w:rsid w:val="0067290B"/>
    <w:rsid w:val="00673CF2"/>
    <w:rsid w:val="00674A13"/>
    <w:rsid w:val="00676538"/>
    <w:rsid w:val="006821EC"/>
    <w:rsid w:val="006849C6"/>
    <w:rsid w:val="00684FB4"/>
    <w:rsid w:val="00686B6F"/>
    <w:rsid w:val="0068709E"/>
    <w:rsid w:val="006941B6"/>
    <w:rsid w:val="00694AAE"/>
    <w:rsid w:val="006A003E"/>
    <w:rsid w:val="006A008F"/>
    <w:rsid w:val="006A0160"/>
    <w:rsid w:val="006A5886"/>
    <w:rsid w:val="006B0412"/>
    <w:rsid w:val="006B25EB"/>
    <w:rsid w:val="006B3275"/>
    <w:rsid w:val="006B47FC"/>
    <w:rsid w:val="006B57AE"/>
    <w:rsid w:val="006B6EDB"/>
    <w:rsid w:val="006B71A4"/>
    <w:rsid w:val="006C2C78"/>
    <w:rsid w:val="006C3038"/>
    <w:rsid w:val="006C4424"/>
    <w:rsid w:val="006C503E"/>
    <w:rsid w:val="006C6381"/>
    <w:rsid w:val="006D0FAA"/>
    <w:rsid w:val="006D1A31"/>
    <w:rsid w:val="006D4D4E"/>
    <w:rsid w:val="006D5AF3"/>
    <w:rsid w:val="006D61F5"/>
    <w:rsid w:val="006D6B9E"/>
    <w:rsid w:val="006D6DD0"/>
    <w:rsid w:val="006E1BCD"/>
    <w:rsid w:val="006E1E81"/>
    <w:rsid w:val="006E22A0"/>
    <w:rsid w:val="006E5CF6"/>
    <w:rsid w:val="006E6445"/>
    <w:rsid w:val="006E6E6B"/>
    <w:rsid w:val="006F0FE0"/>
    <w:rsid w:val="006F4688"/>
    <w:rsid w:val="006F4B52"/>
    <w:rsid w:val="006F582C"/>
    <w:rsid w:val="006F6B49"/>
    <w:rsid w:val="00701CB9"/>
    <w:rsid w:val="00702E1B"/>
    <w:rsid w:val="007044EB"/>
    <w:rsid w:val="0070636F"/>
    <w:rsid w:val="0070704D"/>
    <w:rsid w:val="007071C1"/>
    <w:rsid w:val="007073B7"/>
    <w:rsid w:val="00707756"/>
    <w:rsid w:val="00711A10"/>
    <w:rsid w:val="00711D44"/>
    <w:rsid w:val="00712880"/>
    <w:rsid w:val="007130CC"/>
    <w:rsid w:val="00713EDF"/>
    <w:rsid w:val="007146EB"/>
    <w:rsid w:val="0071512F"/>
    <w:rsid w:val="0071639E"/>
    <w:rsid w:val="007168DC"/>
    <w:rsid w:val="00721621"/>
    <w:rsid w:val="00721B02"/>
    <w:rsid w:val="007248A2"/>
    <w:rsid w:val="007255A7"/>
    <w:rsid w:val="00725D8B"/>
    <w:rsid w:val="00732E0F"/>
    <w:rsid w:val="0073367D"/>
    <w:rsid w:val="00734B7F"/>
    <w:rsid w:val="007372E9"/>
    <w:rsid w:val="00737DB6"/>
    <w:rsid w:val="0074759D"/>
    <w:rsid w:val="007478E5"/>
    <w:rsid w:val="00750B7C"/>
    <w:rsid w:val="00755009"/>
    <w:rsid w:val="007558F5"/>
    <w:rsid w:val="00757EBD"/>
    <w:rsid w:val="007606DE"/>
    <w:rsid w:val="00761288"/>
    <w:rsid w:val="007626C7"/>
    <w:rsid w:val="00764D63"/>
    <w:rsid w:val="00766517"/>
    <w:rsid w:val="007738F3"/>
    <w:rsid w:val="00774097"/>
    <w:rsid w:val="00775118"/>
    <w:rsid w:val="007776D7"/>
    <w:rsid w:val="00777929"/>
    <w:rsid w:val="007800A5"/>
    <w:rsid w:val="00781B96"/>
    <w:rsid w:val="00782CF1"/>
    <w:rsid w:val="007839C7"/>
    <w:rsid w:val="00784432"/>
    <w:rsid w:val="0078466D"/>
    <w:rsid w:val="00785BD1"/>
    <w:rsid w:val="00785CE9"/>
    <w:rsid w:val="00785DBB"/>
    <w:rsid w:val="007860D6"/>
    <w:rsid w:val="007903BA"/>
    <w:rsid w:val="00791769"/>
    <w:rsid w:val="007929F4"/>
    <w:rsid w:val="00792F5E"/>
    <w:rsid w:val="0079623D"/>
    <w:rsid w:val="00796B7C"/>
    <w:rsid w:val="007A2C9E"/>
    <w:rsid w:val="007A722F"/>
    <w:rsid w:val="007B1C8D"/>
    <w:rsid w:val="007B2184"/>
    <w:rsid w:val="007B2BF3"/>
    <w:rsid w:val="007B4232"/>
    <w:rsid w:val="007B5A5B"/>
    <w:rsid w:val="007B5F56"/>
    <w:rsid w:val="007B6355"/>
    <w:rsid w:val="007B7AAE"/>
    <w:rsid w:val="007C0312"/>
    <w:rsid w:val="007C1471"/>
    <w:rsid w:val="007C325B"/>
    <w:rsid w:val="007C4056"/>
    <w:rsid w:val="007C4319"/>
    <w:rsid w:val="007C5ADD"/>
    <w:rsid w:val="007C6F2B"/>
    <w:rsid w:val="007D02E8"/>
    <w:rsid w:val="007D1229"/>
    <w:rsid w:val="007D173C"/>
    <w:rsid w:val="007D2C07"/>
    <w:rsid w:val="007D57FF"/>
    <w:rsid w:val="007E1207"/>
    <w:rsid w:val="007E15BD"/>
    <w:rsid w:val="007E2257"/>
    <w:rsid w:val="007E25D6"/>
    <w:rsid w:val="007E799F"/>
    <w:rsid w:val="007F1F75"/>
    <w:rsid w:val="007F57D9"/>
    <w:rsid w:val="007F605B"/>
    <w:rsid w:val="007F6615"/>
    <w:rsid w:val="007F6D50"/>
    <w:rsid w:val="007F7A9C"/>
    <w:rsid w:val="00801997"/>
    <w:rsid w:val="008020EA"/>
    <w:rsid w:val="008034C3"/>
    <w:rsid w:val="00803C42"/>
    <w:rsid w:val="008069F2"/>
    <w:rsid w:val="00806BB8"/>
    <w:rsid w:val="00811BD4"/>
    <w:rsid w:val="00813B31"/>
    <w:rsid w:val="00815B05"/>
    <w:rsid w:val="00815CF9"/>
    <w:rsid w:val="008166FA"/>
    <w:rsid w:val="00824BA0"/>
    <w:rsid w:val="00824DA9"/>
    <w:rsid w:val="008258CD"/>
    <w:rsid w:val="00826DC8"/>
    <w:rsid w:val="00831CA9"/>
    <w:rsid w:val="00835140"/>
    <w:rsid w:val="0083548A"/>
    <w:rsid w:val="00835D18"/>
    <w:rsid w:val="00837015"/>
    <w:rsid w:val="0084006B"/>
    <w:rsid w:val="00841814"/>
    <w:rsid w:val="00841C21"/>
    <w:rsid w:val="00842DA1"/>
    <w:rsid w:val="00844410"/>
    <w:rsid w:val="008466C8"/>
    <w:rsid w:val="00846ADA"/>
    <w:rsid w:val="008479C1"/>
    <w:rsid w:val="0085004B"/>
    <w:rsid w:val="008520D1"/>
    <w:rsid w:val="00853B31"/>
    <w:rsid w:val="00854588"/>
    <w:rsid w:val="0085550C"/>
    <w:rsid w:val="00855522"/>
    <w:rsid w:val="0085581B"/>
    <w:rsid w:val="00857315"/>
    <w:rsid w:val="0085756D"/>
    <w:rsid w:val="00860C3E"/>
    <w:rsid w:val="00860E3F"/>
    <w:rsid w:val="00861C1E"/>
    <w:rsid w:val="00865F6E"/>
    <w:rsid w:val="00866794"/>
    <w:rsid w:val="00866C99"/>
    <w:rsid w:val="0087520F"/>
    <w:rsid w:val="00876AB2"/>
    <w:rsid w:val="00880E53"/>
    <w:rsid w:val="0088133B"/>
    <w:rsid w:val="00886BC5"/>
    <w:rsid w:val="008876D3"/>
    <w:rsid w:val="00887D9D"/>
    <w:rsid w:val="0089441C"/>
    <w:rsid w:val="0089451D"/>
    <w:rsid w:val="008949E1"/>
    <w:rsid w:val="008A0135"/>
    <w:rsid w:val="008A1579"/>
    <w:rsid w:val="008A172B"/>
    <w:rsid w:val="008A35CB"/>
    <w:rsid w:val="008A374C"/>
    <w:rsid w:val="008A4418"/>
    <w:rsid w:val="008A5A9E"/>
    <w:rsid w:val="008A6498"/>
    <w:rsid w:val="008A6B6B"/>
    <w:rsid w:val="008A7D9A"/>
    <w:rsid w:val="008B0CB5"/>
    <w:rsid w:val="008B0F5C"/>
    <w:rsid w:val="008B2F8D"/>
    <w:rsid w:val="008B2FFB"/>
    <w:rsid w:val="008B5E61"/>
    <w:rsid w:val="008B61D2"/>
    <w:rsid w:val="008B785D"/>
    <w:rsid w:val="008C095F"/>
    <w:rsid w:val="008C1934"/>
    <w:rsid w:val="008C1ED5"/>
    <w:rsid w:val="008C6AEC"/>
    <w:rsid w:val="008D06FE"/>
    <w:rsid w:val="008D1180"/>
    <w:rsid w:val="008D37B9"/>
    <w:rsid w:val="008D3F2B"/>
    <w:rsid w:val="008D439E"/>
    <w:rsid w:val="008D4ACA"/>
    <w:rsid w:val="008D4BAC"/>
    <w:rsid w:val="008D7E4C"/>
    <w:rsid w:val="008E12E0"/>
    <w:rsid w:val="008E45E0"/>
    <w:rsid w:val="008E4E1F"/>
    <w:rsid w:val="008E5B9A"/>
    <w:rsid w:val="008E68D5"/>
    <w:rsid w:val="008E77E2"/>
    <w:rsid w:val="008F06B8"/>
    <w:rsid w:val="008F31BD"/>
    <w:rsid w:val="008F35C1"/>
    <w:rsid w:val="008F5A97"/>
    <w:rsid w:val="0090344E"/>
    <w:rsid w:val="00904587"/>
    <w:rsid w:val="00907F90"/>
    <w:rsid w:val="00910A5C"/>
    <w:rsid w:val="00911173"/>
    <w:rsid w:val="00911C59"/>
    <w:rsid w:val="00913A6E"/>
    <w:rsid w:val="00914067"/>
    <w:rsid w:val="0091601F"/>
    <w:rsid w:val="00916385"/>
    <w:rsid w:val="00917455"/>
    <w:rsid w:val="00920657"/>
    <w:rsid w:val="009272CE"/>
    <w:rsid w:val="00930977"/>
    <w:rsid w:val="00930F03"/>
    <w:rsid w:val="009311DB"/>
    <w:rsid w:val="0093219D"/>
    <w:rsid w:val="00933401"/>
    <w:rsid w:val="00934222"/>
    <w:rsid w:val="00934890"/>
    <w:rsid w:val="00934CDE"/>
    <w:rsid w:val="00935364"/>
    <w:rsid w:val="00935BA2"/>
    <w:rsid w:val="00935EDC"/>
    <w:rsid w:val="00940364"/>
    <w:rsid w:val="00940FBE"/>
    <w:rsid w:val="0094116C"/>
    <w:rsid w:val="00943283"/>
    <w:rsid w:val="009432DE"/>
    <w:rsid w:val="00947F23"/>
    <w:rsid w:val="00955189"/>
    <w:rsid w:val="009565A5"/>
    <w:rsid w:val="00956778"/>
    <w:rsid w:val="00956B44"/>
    <w:rsid w:val="00957636"/>
    <w:rsid w:val="00960C6C"/>
    <w:rsid w:val="009617EE"/>
    <w:rsid w:val="00962CF9"/>
    <w:rsid w:val="00964868"/>
    <w:rsid w:val="00964D92"/>
    <w:rsid w:val="00966361"/>
    <w:rsid w:val="00966C66"/>
    <w:rsid w:val="00967552"/>
    <w:rsid w:val="00967684"/>
    <w:rsid w:val="00967964"/>
    <w:rsid w:val="00970101"/>
    <w:rsid w:val="00972BFC"/>
    <w:rsid w:val="00973C04"/>
    <w:rsid w:val="00975DCE"/>
    <w:rsid w:val="0097768E"/>
    <w:rsid w:val="00981664"/>
    <w:rsid w:val="00984197"/>
    <w:rsid w:val="009856B0"/>
    <w:rsid w:val="00985E36"/>
    <w:rsid w:val="00985F04"/>
    <w:rsid w:val="0099176D"/>
    <w:rsid w:val="00994ECD"/>
    <w:rsid w:val="009A0246"/>
    <w:rsid w:val="009A1C92"/>
    <w:rsid w:val="009A37DC"/>
    <w:rsid w:val="009A44DB"/>
    <w:rsid w:val="009A5E57"/>
    <w:rsid w:val="009A6C62"/>
    <w:rsid w:val="009A715A"/>
    <w:rsid w:val="009A7280"/>
    <w:rsid w:val="009B3D75"/>
    <w:rsid w:val="009B6394"/>
    <w:rsid w:val="009B6959"/>
    <w:rsid w:val="009B6B3F"/>
    <w:rsid w:val="009C0B7D"/>
    <w:rsid w:val="009C19F0"/>
    <w:rsid w:val="009C3C73"/>
    <w:rsid w:val="009C70C8"/>
    <w:rsid w:val="009C787B"/>
    <w:rsid w:val="009D2D77"/>
    <w:rsid w:val="009D37CE"/>
    <w:rsid w:val="009E1B52"/>
    <w:rsid w:val="009E2C8C"/>
    <w:rsid w:val="009E3DB5"/>
    <w:rsid w:val="009E4B87"/>
    <w:rsid w:val="009E4E9A"/>
    <w:rsid w:val="009E68DC"/>
    <w:rsid w:val="009E78FF"/>
    <w:rsid w:val="009F0329"/>
    <w:rsid w:val="009F54DB"/>
    <w:rsid w:val="009F73AD"/>
    <w:rsid w:val="009F7967"/>
    <w:rsid w:val="009F7EBF"/>
    <w:rsid w:val="00A00B22"/>
    <w:rsid w:val="00A0169F"/>
    <w:rsid w:val="00A028A2"/>
    <w:rsid w:val="00A03354"/>
    <w:rsid w:val="00A03ABC"/>
    <w:rsid w:val="00A040AE"/>
    <w:rsid w:val="00A04E88"/>
    <w:rsid w:val="00A0659F"/>
    <w:rsid w:val="00A1052E"/>
    <w:rsid w:val="00A106AE"/>
    <w:rsid w:val="00A11665"/>
    <w:rsid w:val="00A11DE9"/>
    <w:rsid w:val="00A12F89"/>
    <w:rsid w:val="00A1378F"/>
    <w:rsid w:val="00A14277"/>
    <w:rsid w:val="00A15647"/>
    <w:rsid w:val="00A15783"/>
    <w:rsid w:val="00A15CF1"/>
    <w:rsid w:val="00A16089"/>
    <w:rsid w:val="00A17508"/>
    <w:rsid w:val="00A20179"/>
    <w:rsid w:val="00A25B63"/>
    <w:rsid w:val="00A27551"/>
    <w:rsid w:val="00A27B82"/>
    <w:rsid w:val="00A27BC6"/>
    <w:rsid w:val="00A31548"/>
    <w:rsid w:val="00A31AF9"/>
    <w:rsid w:val="00A32A77"/>
    <w:rsid w:val="00A34102"/>
    <w:rsid w:val="00A35551"/>
    <w:rsid w:val="00A35827"/>
    <w:rsid w:val="00A3646C"/>
    <w:rsid w:val="00A36AB0"/>
    <w:rsid w:val="00A43372"/>
    <w:rsid w:val="00A4412A"/>
    <w:rsid w:val="00A45A3B"/>
    <w:rsid w:val="00A4707A"/>
    <w:rsid w:val="00A47517"/>
    <w:rsid w:val="00A47FBF"/>
    <w:rsid w:val="00A5037A"/>
    <w:rsid w:val="00A51694"/>
    <w:rsid w:val="00A51958"/>
    <w:rsid w:val="00A528F3"/>
    <w:rsid w:val="00A54DAC"/>
    <w:rsid w:val="00A57BC5"/>
    <w:rsid w:val="00A60F43"/>
    <w:rsid w:val="00A6330B"/>
    <w:rsid w:val="00A65E5B"/>
    <w:rsid w:val="00A663BB"/>
    <w:rsid w:val="00A66624"/>
    <w:rsid w:val="00A67F23"/>
    <w:rsid w:val="00A70775"/>
    <w:rsid w:val="00A7237D"/>
    <w:rsid w:val="00A72558"/>
    <w:rsid w:val="00A75930"/>
    <w:rsid w:val="00A76DA5"/>
    <w:rsid w:val="00A77B8E"/>
    <w:rsid w:val="00A77C14"/>
    <w:rsid w:val="00A80E37"/>
    <w:rsid w:val="00A81FA2"/>
    <w:rsid w:val="00A82FFE"/>
    <w:rsid w:val="00A835BF"/>
    <w:rsid w:val="00A83875"/>
    <w:rsid w:val="00A85791"/>
    <w:rsid w:val="00A859ED"/>
    <w:rsid w:val="00A86DB0"/>
    <w:rsid w:val="00A87373"/>
    <w:rsid w:val="00A87D39"/>
    <w:rsid w:val="00A90B2E"/>
    <w:rsid w:val="00A90B33"/>
    <w:rsid w:val="00A91403"/>
    <w:rsid w:val="00A9506D"/>
    <w:rsid w:val="00AA0461"/>
    <w:rsid w:val="00AA0572"/>
    <w:rsid w:val="00AA23AF"/>
    <w:rsid w:val="00AA3446"/>
    <w:rsid w:val="00AB0C1E"/>
    <w:rsid w:val="00AB2BD9"/>
    <w:rsid w:val="00AB2E5E"/>
    <w:rsid w:val="00AB3207"/>
    <w:rsid w:val="00AB582D"/>
    <w:rsid w:val="00AB6EB1"/>
    <w:rsid w:val="00AB7823"/>
    <w:rsid w:val="00AC18F2"/>
    <w:rsid w:val="00AC1D5D"/>
    <w:rsid w:val="00AC3200"/>
    <w:rsid w:val="00AC37F0"/>
    <w:rsid w:val="00AC576C"/>
    <w:rsid w:val="00AC5D32"/>
    <w:rsid w:val="00AC5D80"/>
    <w:rsid w:val="00AC641A"/>
    <w:rsid w:val="00AC7801"/>
    <w:rsid w:val="00AD2A5A"/>
    <w:rsid w:val="00AD3991"/>
    <w:rsid w:val="00AD4E35"/>
    <w:rsid w:val="00AD62BE"/>
    <w:rsid w:val="00AE20AE"/>
    <w:rsid w:val="00AE2648"/>
    <w:rsid w:val="00AE2E02"/>
    <w:rsid w:val="00AE33F2"/>
    <w:rsid w:val="00AE3718"/>
    <w:rsid w:val="00AE6827"/>
    <w:rsid w:val="00AE6D14"/>
    <w:rsid w:val="00AE6FD9"/>
    <w:rsid w:val="00AE794A"/>
    <w:rsid w:val="00AE7B56"/>
    <w:rsid w:val="00AF4315"/>
    <w:rsid w:val="00AF5062"/>
    <w:rsid w:val="00AF7663"/>
    <w:rsid w:val="00B00DCE"/>
    <w:rsid w:val="00B01F10"/>
    <w:rsid w:val="00B031EE"/>
    <w:rsid w:val="00B03DCD"/>
    <w:rsid w:val="00B128D1"/>
    <w:rsid w:val="00B1297F"/>
    <w:rsid w:val="00B13CF3"/>
    <w:rsid w:val="00B15E50"/>
    <w:rsid w:val="00B16DE0"/>
    <w:rsid w:val="00B17B8D"/>
    <w:rsid w:val="00B17E43"/>
    <w:rsid w:val="00B211B6"/>
    <w:rsid w:val="00B23A88"/>
    <w:rsid w:val="00B26408"/>
    <w:rsid w:val="00B27176"/>
    <w:rsid w:val="00B302B1"/>
    <w:rsid w:val="00B32E10"/>
    <w:rsid w:val="00B344D0"/>
    <w:rsid w:val="00B35CB5"/>
    <w:rsid w:val="00B365C6"/>
    <w:rsid w:val="00B37308"/>
    <w:rsid w:val="00B373EA"/>
    <w:rsid w:val="00B37CDE"/>
    <w:rsid w:val="00B426E6"/>
    <w:rsid w:val="00B42994"/>
    <w:rsid w:val="00B44F7C"/>
    <w:rsid w:val="00B45274"/>
    <w:rsid w:val="00B456E8"/>
    <w:rsid w:val="00B4601F"/>
    <w:rsid w:val="00B4758C"/>
    <w:rsid w:val="00B47A3C"/>
    <w:rsid w:val="00B500C3"/>
    <w:rsid w:val="00B503B8"/>
    <w:rsid w:val="00B5065D"/>
    <w:rsid w:val="00B512AD"/>
    <w:rsid w:val="00B517F6"/>
    <w:rsid w:val="00B519BF"/>
    <w:rsid w:val="00B52FF0"/>
    <w:rsid w:val="00B53AF5"/>
    <w:rsid w:val="00B55586"/>
    <w:rsid w:val="00B5799D"/>
    <w:rsid w:val="00B57ED3"/>
    <w:rsid w:val="00B57FE4"/>
    <w:rsid w:val="00B60545"/>
    <w:rsid w:val="00B6176E"/>
    <w:rsid w:val="00B6183E"/>
    <w:rsid w:val="00B62C1F"/>
    <w:rsid w:val="00B62C7A"/>
    <w:rsid w:val="00B6365F"/>
    <w:rsid w:val="00B63C04"/>
    <w:rsid w:val="00B64840"/>
    <w:rsid w:val="00B67CE2"/>
    <w:rsid w:val="00B71970"/>
    <w:rsid w:val="00B73AB1"/>
    <w:rsid w:val="00B7544F"/>
    <w:rsid w:val="00B755C9"/>
    <w:rsid w:val="00B7599F"/>
    <w:rsid w:val="00B7793A"/>
    <w:rsid w:val="00B81903"/>
    <w:rsid w:val="00B82E97"/>
    <w:rsid w:val="00B82F39"/>
    <w:rsid w:val="00B8398E"/>
    <w:rsid w:val="00B8721D"/>
    <w:rsid w:val="00B874CB"/>
    <w:rsid w:val="00B87779"/>
    <w:rsid w:val="00B87B57"/>
    <w:rsid w:val="00B90408"/>
    <w:rsid w:val="00B90D99"/>
    <w:rsid w:val="00B92473"/>
    <w:rsid w:val="00B93225"/>
    <w:rsid w:val="00B94198"/>
    <w:rsid w:val="00B950D8"/>
    <w:rsid w:val="00B97EF2"/>
    <w:rsid w:val="00BA34D1"/>
    <w:rsid w:val="00BA5900"/>
    <w:rsid w:val="00BA5E35"/>
    <w:rsid w:val="00BA658B"/>
    <w:rsid w:val="00BA6680"/>
    <w:rsid w:val="00BA72DC"/>
    <w:rsid w:val="00BA76F7"/>
    <w:rsid w:val="00BB185D"/>
    <w:rsid w:val="00BB3B3B"/>
    <w:rsid w:val="00BB53C5"/>
    <w:rsid w:val="00BC1E0A"/>
    <w:rsid w:val="00BC2132"/>
    <w:rsid w:val="00BC3BFA"/>
    <w:rsid w:val="00BC498B"/>
    <w:rsid w:val="00BC55A6"/>
    <w:rsid w:val="00BC7BE3"/>
    <w:rsid w:val="00BD0C88"/>
    <w:rsid w:val="00BD416F"/>
    <w:rsid w:val="00BD63C1"/>
    <w:rsid w:val="00BE1221"/>
    <w:rsid w:val="00BE4CC2"/>
    <w:rsid w:val="00BE710C"/>
    <w:rsid w:val="00BF0F7A"/>
    <w:rsid w:val="00BF36FC"/>
    <w:rsid w:val="00BF4596"/>
    <w:rsid w:val="00BF662E"/>
    <w:rsid w:val="00BF68F9"/>
    <w:rsid w:val="00BF69CA"/>
    <w:rsid w:val="00BF7838"/>
    <w:rsid w:val="00C014A8"/>
    <w:rsid w:val="00C01A8E"/>
    <w:rsid w:val="00C0288C"/>
    <w:rsid w:val="00C04223"/>
    <w:rsid w:val="00C057FF"/>
    <w:rsid w:val="00C06331"/>
    <w:rsid w:val="00C0683C"/>
    <w:rsid w:val="00C14378"/>
    <w:rsid w:val="00C14A8C"/>
    <w:rsid w:val="00C15754"/>
    <w:rsid w:val="00C171E7"/>
    <w:rsid w:val="00C1793C"/>
    <w:rsid w:val="00C205BC"/>
    <w:rsid w:val="00C22E7E"/>
    <w:rsid w:val="00C23182"/>
    <w:rsid w:val="00C244C7"/>
    <w:rsid w:val="00C30B0C"/>
    <w:rsid w:val="00C30B6D"/>
    <w:rsid w:val="00C318EA"/>
    <w:rsid w:val="00C36D4A"/>
    <w:rsid w:val="00C376E7"/>
    <w:rsid w:val="00C40B1E"/>
    <w:rsid w:val="00C41A11"/>
    <w:rsid w:val="00C43923"/>
    <w:rsid w:val="00C4482B"/>
    <w:rsid w:val="00C46213"/>
    <w:rsid w:val="00C46B18"/>
    <w:rsid w:val="00C50FBC"/>
    <w:rsid w:val="00C5287A"/>
    <w:rsid w:val="00C5359B"/>
    <w:rsid w:val="00C54A20"/>
    <w:rsid w:val="00C607A2"/>
    <w:rsid w:val="00C61042"/>
    <w:rsid w:val="00C6130A"/>
    <w:rsid w:val="00C61D7D"/>
    <w:rsid w:val="00C6354E"/>
    <w:rsid w:val="00C64D3E"/>
    <w:rsid w:val="00C65F97"/>
    <w:rsid w:val="00C6684A"/>
    <w:rsid w:val="00C66C9C"/>
    <w:rsid w:val="00C66E84"/>
    <w:rsid w:val="00C67588"/>
    <w:rsid w:val="00C7006A"/>
    <w:rsid w:val="00C71656"/>
    <w:rsid w:val="00C72C3C"/>
    <w:rsid w:val="00C72D56"/>
    <w:rsid w:val="00C735C0"/>
    <w:rsid w:val="00C7554D"/>
    <w:rsid w:val="00C75D8F"/>
    <w:rsid w:val="00C7743A"/>
    <w:rsid w:val="00C826DB"/>
    <w:rsid w:val="00C83456"/>
    <w:rsid w:val="00C83F8E"/>
    <w:rsid w:val="00C84D30"/>
    <w:rsid w:val="00C905F9"/>
    <w:rsid w:val="00C92BC3"/>
    <w:rsid w:val="00C93C6F"/>
    <w:rsid w:val="00C946D0"/>
    <w:rsid w:val="00C96523"/>
    <w:rsid w:val="00C974B5"/>
    <w:rsid w:val="00CA0B19"/>
    <w:rsid w:val="00CA0CAD"/>
    <w:rsid w:val="00CA2107"/>
    <w:rsid w:val="00CA52FE"/>
    <w:rsid w:val="00CA6A39"/>
    <w:rsid w:val="00CA7293"/>
    <w:rsid w:val="00CB0152"/>
    <w:rsid w:val="00CB27AF"/>
    <w:rsid w:val="00CB4133"/>
    <w:rsid w:val="00CB5C64"/>
    <w:rsid w:val="00CB620F"/>
    <w:rsid w:val="00CC0AE4"/>
    <w:rsid w:val="00CC3062"/>
    <w:rsid w:val="00CC3B64"/>
    <w:rsid w:val="00CC3F7C"/>
    <w:rsid w:val="00CC49D4"/>
    <w:rsid w:val="00CC61F1"/>
    <w:rsid w:val="00CD20A7"/>
    <w:rsid w:val="00CD266B"/>
    <w:rsid w:val="00CD2D54"/>
    <w:rsid w:val="00CD362A"/>
    <w:rsid w:val="00CD380F"/>
    <w:rsid w:val="00CD38EC"/>
    <w:rsid w:val="00CD3DD7"/>
    <w:rsid w:val="00CD41B2"/>
    <w:rsid w:val="00CD4841"/>
    <w:rsid w:val="00CE4143"/>
    <w:rsid w:val="00CE7B97"/>
    <w:rsid w:val="00CF15BD"/>
    <w:rsid w:val="00CF3528"/>
    <w:rsid w:val="00CF41B1"/>
    <w:rsid w:val="00CF4222"/>
    <w:rsid w:val="00CF4904"/>
    <w:rsid w:val="00CF69BA"/>
    <w:rsid w:val="00D01D96"/>
    <w:rsid w:val="00D02522"/>
    <w:rsid w:val="00D03788"/>
    <w:rsid w:val="00D05CB0"/>
    <w:rsid w:val="00D10724"/>
    <w:rsid w:val="00D10A71"/>
    <w:rsid w:val="00D10BF7"/>
    <w:rsid w:val="00D10D29"/>
    <w:rsid w:val="00D1258F"/>
    <w:rsid w:val="00D13F73"/>
    <w:rsid w:val="00D14487"/>
    <w:rsid w:val="00D1476D"/>
    <w:rsid w:val="00D14EFA"/>
    <w:rsid w:val="00D15FB7"/>
    <w:rsid w:val="00D16463"/>
    <w:rsid w:val="00D1650E"/>
    <w:rsid w:val="00D167B3"/>
    <w:rsid w:val="00D179A4"/>
    <w:rsid w:val="00D2003F"/>
    <w:rsid w:val="00D25DDD"/>
    <w:rsid w:val="00D30EAE"/>
    <w:rsid w:val="00D311AC"/>
    <w:rsid w:val="00D32D75"/>
    <w:rsid w:val="00D34E23"/>
    <w:rsid w:val="00D42A0D"/>
    <w:rsid w:val="00D4317A"/>
    <w:rsid w:val="00D45470"/>
    <w:rsid w:val="00D46EE5"/>
    <w:rsid w:val="00D472A5"/>
    <w:rsid w:val="00D473F5"/>
    <w:rsid w:val="00D47C62"/>
    <w:rsid w:val="00D47E5B"/>
    <w:rsid w:val="00D509AC"/>
    <w:rsid w:val="00D50E1E"/>
    <w:rsid w:val="00D5179A"/>
    <w:rsid w:val="00D55AC9"/>
    <w:rsid w:val="00D5647E"/>
    <w:rsid w:val="00D608FF"/>
    <w:rsid w:val="00D65278"/>
    <w:rsid w:val="00D661BD"/>
    <w:rsid w:val="00D66A4A"/>
    <w:rsid w:val="00D67DEC"/>
    <w:rsid w:val="00D7303B"/>
    <w:rsid w:val="00D80C11"/>
    <w:rsid w:val="00D818F3"/>
    <w:rsid w:val="00D81E71"/>
    <w:rsid w:val="00D82D10"/>
    <w:rsid w:val="00D82DC1"/>
    <w:rsid w:val="00D85C1D"/>
    <w:rsid w:val="00D910AA"/>
    <w:rsid w:val="00D92FE5"/>
    <w:rsid w:val="00D94B3F"/>
    <w:rsid w:val="00D95382"/>
    <w:rsid w:val="00D95C29"/>
    <w:rsid w:val="00DA2EE2"/>
    <w:rsid w:val="00DA41D8"/>
    <w:rsid w:val="00DA5090"/>
    <w:rsid w:val="00DA5ED0"/>
    <w:rsid w:val="00DA727A"/>
    <w:rsid w:val="00DB0F0A"/>
    <w:rsid w:val="00DB1213"/>
    <w:rsid w:val="00DB18CF"/>
    <w:rsid w:val="00DB22AB"/>
    <w:rsid w:val="00DB2A08"/>
    <w:rsid w:val="00DB436A"/>
    <w:rsid w:val="00DB5021"/>
    <w:rsid w:val="00DB6C3C"/>
    <w:rsid w:val="00DC23F5"/>
    <w:rsid w:val="00DC2692"/>
    <w:rsid w:val="00DC32E7"/>
    <w:rsid w:val="00DC3DEC"/>
    <w:rsid w:val="00DC4967"/>
    <w:rsid w:val="00DC78EC"/>
    <w:rsid w:val="00DD0074"/>
    <w:rsid w:val="00DD0366"/>
    <w:rsid w:val="00DD135D"/>
    <w:rsid w:val="00DD351E"/>
    <w:rsid w:val="00DD40B8"/>
    <w:rsid w:val="00DD7551"/>
    <w:rsid w:val="00DE16B8"/>
    <w:rsid w:val="00DE18F1"/>
    <w:rsid w:val="00DE1E64"/>
    <w:rsid w:val="00DE38DA"/>
    <w:rsid w:val="00DE5C83"/>
    <w:rsid w:val="00DE6105"/>
    <w:rsid w:val="00DE61B3"/>
    <w:rsid w:val="00DE6721"/>
    <w:rsid w:val="00DE696D"/>
    <w:rsid w:val="00DE6EA7"/>
    <w:rsid w:val="00DE7047"/>
    <w:rsid w:val="00DE73A2"/>
    <w:rsid w:val="00DF13CE"/>
    <w:rsid w:val="00DF1ABA"/>
    <w:rsid w:val="00DF1DD5"/>
    <w:rsid w:val="00DF465D"/>
    <w:rsid w:val="00DF65C9"/>
    <w:rsid w:val="00DF7AD3"/>
    <w:rsid w:val="00E00457"/>
    <w:rsid w:val="00E004B2"/>
    <w:rsid w:val="00E01247"/>
    <w:rsid w:val="00E02FFF"/>
    <w:rsid w:val="00E039E5"/>
    <w:rsid w:val="00E047EA"/>
    <w:rsid w:val="00E06365"/>
    <w:rsid w:val="00E07E98"/>
    <w:rsid w:val="00E12A4E"/>
    <w:rsid w:val="00E1462A"/>
    <w:rsid w:val="00E155AD"/>
    <w:rsid w:val="00E208E8"/>
    <w:rsid w:val="00E210DA"/>
    <w:rsid w:val="00E21C1A"/>
    <w:rsid w:val="00E22DD5"/>
    <w:rsid w:val="00E2321E"/>
    <w:rsid w:val="00E23886"/>
    <w:rsid w:val="00E26037"/>
    <w:rsid w:val="00E27611"/>
    <w:rsid w:val="00E301CF"/>
    <w:rsid w:val="00E317FA"/>
    <w:rsid w:val="00E31BF4"/>
    <w:rsid w:val="00E32829"/>
    <w:rsid w:val="00E32951"/>
    <w:rsid w:val="00E32A6D"/>
    <w:rsid w:val="00E35C6C"/>
    <w:rsid w:val="00E370EE"/>
    <w:rsid w:val="00E37AAC"/>
    <w:rsid w:val="00E37EA4"/>
    <w:rsid w:val="00E428A8"/>
    <w:rsid w:val="00E43D94"/>
    <w:rsid w:val="00E47EE2"/>
    <w:rsid w:val="00E50B8E"/>
    <w:rsid w:val="00E52353"/>
    <w:rsid w:val="00E52526"/>
    <w:rsid w:val="00E53295"/>
    <w:rsid w:val="00E55003"/>
    <w:rsid w:val="00E55212"/>
    <w:rsid w:val="00E557B2"/>
    <w:rsid w:val="00E570EB"/>
    <w:rsid w:val="00E61A5B"/>
    <w:rsid w:val="00E61F8E"/>
    <w:rsid w:val="00E621C4"/>
    <w:rsid w:val="00E62B3B"/>
    <w:rsid w:val="00E644AC"/>
    <w:rsid w:val="00E64D6F"/>
    <w:rsid w:val="00E670AA"/>
    <w:rsid w:val="00E672D7"/>
    <w:rsid w:val="00E67C32"/>
    <w:rsid w:val="00E67C73"/>
    <w:rsid w:val="00E73F28"/>
    <w:rsid w:val="00E75F55"/>
    <w:rsid w:val="00E777EE"/>
    <w:rsid w:val="00E86DF2"/>
    <w:rsid w:val="00E87033"/>
    <w:rsid w:val="00E920E5"/>
    <w:rsid w:val="00E93BE8"/>
    <w:rsid w:val="00E950EE"/>
    <w:rsid w:val="00E96D41"/>
    <w:rsid w:val="00E97499"/>
    <w:rsid w:val="00EA059A"/>
    <w:rsid w:val="00EA4006"/>
    <w:rsid w:val="00EA4F3D"/>
    <w:rsid w:val="00EA5ACB"/>
    <w:rsid w:val="00EA5D8A"/>
    <w:rsid w:val="00EA6368"/>
    <w:rsid w:val="00EB03B5"/>
    <w:rsid w:val="00EB20E9"/>
    <w:rsid w:val="00EB2913"/>
    <w:rsid w:val="00EC10FC"/>
    <w:rsid w:val="00EC13A8"/>
    <w:rsid w:val="00EC1D31"/>
    <w:rsid w:val="00EC2027"/>
    <w:rsid w:val="00EC4BF7"/>
    <w:rsid w:val="00EC55D3"/>
    <w:rsid w:val="00EC6375"/>
    <w:rsid w:val="00ED0B34"/>
    <w:rsid w:val="00ED29A9"/>
    <w:rsid w:val="00ED5E13"/>
    <w:rsid w:val="00ED60F1"/>
    <w:rsid w:val="00ED61DB"/>
    <w:rsid w:val="00EE0BDC"/>
    <w:rsid w:val="00EE4945"/>
    <w:rsid w:val="00EE5F0A"/>
    <w:rsid w:val="00EE6264"/>
    <w:rsid w:val="00EE7402"/>
    <w:rsid w:val="00EF2198"/>
    <w:rsid w:val="00EF2344"/>
    <w:rsid w:val="00EF26F1"/>
    <w:rsid w:val="00EF2F8A"/>
    <w:rsid w:val="00EF518D"/>
    <w:rsid w:val="00EF5446"/>
    <w:rsid w:val="00EF5BDC"/>
    <w:rsid w:val="00EF5F6D"/>
    <w:rsid w:val="00EF7319"/>
    <w:rsid w:val="00EF758D"/>
    <w:rsid w:val="00F0077C"/>
    <w:rsid w:val="00F01C20"/>
    <w:rsid w:val="00F024CF"/>
    <w:rsid w:val="00F02704"/>
    <w:rsid w:val="00F036AC"/>
    <w:rsid w:val="00F03FEB"/>
    <w:rsid w:val="00F046CC"/>
    <w:rsid w:val="00F057E1"/>
    <w:rsid w:val="00F06523"/>
    <w:rsid w:val="00F06A8C"/>
    <w:rsid w:val="00F06CC7"/>
    <w:rsid w:val="00F07E23"/>
    <w:rsid w:val="00F142D0"/>
    <w:rsid w:val="00F156CB"/>
    <w:rsid w:val="00F15CEA"/>
    <w:rsid w:val="00F1721C"/>
    <w:rsid w:val="00F20F8E"/>
    <w:rsid w:val="00F21AF3"/>
    <w:rsid w:val="00F2276E"/>
    <w:rsid w:val="00F239E5"/>
    <w:rsid w:val="00F2447D"/>
    <w:rsid w:val="00F2517B"/>
    <w:rsid w:val="00F26B8A"/>
    <w:rsid w:val="00F27B7A"/>
    <w:rsid w:val="00F27E48"/>
    <w:rsid w:val="00F30219"/>
    <w:rsid w:val="00F303FD"/>
    <w:rsid w:val="00F315B9"/>
    <w:rsid w:val="00F31DE0"/>
    <w:rsid w:val="00F3267C"/>
    <w:rsid w:val="00F3276F"/>
    <w:rsid w:val="00F32917"/>
    <w:rsid w:val="00F3511A"/>
    <w:rsid w:val="00F3691B"/>
    <w:rsid w:val="00F400AD"/>
    <w:rsid w:val="00F43B0B"/>
    <w:rsid w:val="00F44D9B"/>
    <w:rsid w:val="00F46A64"/>
    <w:rsid w:val="00F46CE6"/>
    <w:rsid w:val="00F50BB4"/>
    <w:rsid w:val="00F50FAD"/>
    <w:rsid w:val="00F513E7"/>
    <w:rsid w:val="00F52159"/>
    <w:rsid w:val="00F54200"/>
    <w:rsid w:val="00F5424F"/>
    <w:rsid w:val="00F57689"/>
    <w:rsid w:val="00F57776"/>
    <w:rsid w:val="00F60044"/>
    <w:rsid w:val="00F65235"/>
    <w:rsid w:val="00F653DB"/>
    <w:rsid w:val="00F67D2C"/>
    <w:rsid w:val="00F67E39"/>
    <w:rsid w:val="00F67E47"/>
    <w:rsid w:val="00F724A3"/>
    <w:rsid w:val="00F72D19"/>
    <w:rsid w:val="00F73FD3"/>
    <w:rsid w:val="00F768CC"/>
    <w:rsid w:val="00F806E5"/>
    <w:rsid w:val="00F81814"/>
    <w:rsid w:val="00F820B6"/>
    <w:rsid w:val="00F83984"/>
    <w:rsid w:val="00F85C86"/>
    <w:rsid w:val="00F91384"/>
    <w:rsid w:val="00F92F50"/>
    <w:rsid w:val="00F95CB5"/>
    <w:rsid w:val="00F963CF"/>
    <w:rsid w:val="00F97A6F"/>
    <w:rsid w:val="00FA16DB"/>
    <w:rsid w:val="00FA4847"/>
    <w:rsid w:val="00FA4C76"/>
    <w:rsid w:val="00FA58F9"/>
    <w:rsid w:val="00FA5ED9"/>
    <w:rsid w:val="00FA62F7"/>
    <w:rsid w:val="00FA6EC4"/>
    <w:rsid w:val="00FB235C"/>
    <w:rsid w:val="00FB3C54"/>
    <w:rsid w:val="00FB42F2"/>
    <w:rsid w:val="00FB53FF"/>
    <w:rsid w:val="00FB5892"/>
    <w:rsid w:val="00FB5C22"/>
    <w:rsid w:val="00FB6E1D"/>
    <w:rsid w:val="00FB6E72"/>
    <w:rsid w:val="00FB75FA"/>
    <w:rsid w:val="00FC0532"/>
    <w:rsid w:val="00FC0CD0"/>
    <w:rsid w:val="00FC1BFF"/>
    <w:rsid w:val="00FC4947"/>
    <w:rsid w:val="00FC6BC0"/>
    <w:rsid w:val="00FC7880"/>
    <w:rsid w:val="00FC7A1E"/>
    <w:rsid w:val="00FD175D"/>
    <w:rsid w:val="00FD3973"/>
    <w:rsid w:val="00FD5FE9"/>
    <w:rsid w:val="00FD6649"/>
    <w:rsid w:val="00FD78F9"/>
    <w:rsid w:val="00FE0238"/>
    <w:rsid w:val="00FE203A"/>
    <w:rsid w:val="00FE2EFC"/>
    <w:rsid w:val="00FE3DFE"/>
    <w:rsid w:val="00FE6429"/>
    <w:rsid w:val="00FE7C25"/>
    <w:rsid w:val="00FF0666"/>
    <w:rsid w:val="00FF0731"/>
    <w:rsid w:val="00FF1A22"/>
    <w:rsid w:val="00FF3660"/>
    <w:rsid w:val="00FF39D3"/>
    <w:rsid w:val="00FF3A22"/>
    <w:rsid w:val="01B58B59"/>
    <w:rsid w:val="02291968"/>
    <w:rsid w:val="049BEE49"/>
    <w:rsid w:val="05054C0D"/>
    <w:rsid w:val="07118561"/>
    <w:rsid w:val="07DD514F"/>
    <w:rsid w:val="08895732"/>
    <w:rsid w:val="08EDFF5B"/>
    <w:rsid w:val="0BCED056"/>
    <w:rsid w:val="0E00F9BA"/>
    <w:rsid w:val="1256C31A"/>
    <w:rsid w:val="14828019"/>
    <w:rsid w:val="15CF570A"/>
    <w:rsid w:val="17E1F893"/>
    <w:rsid w:val="19B4BE7A"/>
    <w:rsid w:val="1A47B255"/>
    <w:rsid w:val="1A51F171"/>
    <w:rsid w:val="1AAFEF37"/>
    <w:rsid w:val="1ACC7FE4"/>
    <w:rsid w:val="1C71350E"/>
    <w:rsid w:val="1C8C1DF3"/>
    <w:rsid w:val="21DFEDF1"/>
    <w:rsid w:val="23EF78BD"/>
    <w:rsid w:val="25236CF6"/>
    <w:rsid w:val="2523930F"/>
    <w:rsid w:val="27B0E016"/>
    <w:rsid w:val="2A1119DE"/>
    <w:rsid w:val="2AA9CEA7"/>
    <w:rsid w:val="2B864050"/>
    <w:rsid w:val="2B8D43E3"/>
    <w:rsid w:val="2CB5FD89"/>
    <w:rsid w:val="2F120553"/>
    <w:rsid w:val="302C23A7"/>
    <w:rsid w:val="366468A9"/>
    <w:rsid w:val="37E1B916"/>
    <w:rsid w:val="38F9F297"/>
    <w:rsid w:val="3B353010"/>
    <w:rsid w:val="3F2DBA5F"/>
    <w:rsid w:val="3F64644B"/>
    <w:rsid w:val="40D3DBD0"/>
    <w:rsid w:val="4220F9AC"/>
    <w:rsid w:val="4278D597"/>
    <w:rsid w:val="44536D29"/>
    <w:rsid w:val="448D87FB"/>
    <w:rsid w:val="46DCD18C"/>
    <w:rsid w:val="47328492"/>
    <w:rsid w:val="4A440B20"/>
    <w:rsid w:val="4CBB66BC"/>
    <w:rsid w:val="4F1730C6"/>
    <w:rsid w:val="5251227A"/>
    <w:rsid w:val="54E384F1"/>
    <w:rsid w:val="556837B3"/>
    <w:rsid w:val="56222B75"/>
    <w:rsid w:val="577E5DE2"/>
    <w:rsid w:val="57ACCA30"/>
    <w:rsid w:val="57FB89D4"/>
    <w:rsid w:val="59F98292"/>
    <w:rsid w:val="5A2C3929"/>
    <w:rsid w:val="5A48E174"/>
    <w:rsid w:val="5B532DCA"/>
    <w:rsid w:val="5B78C796"/>
    <w:rsid w:val="5C85294F"/>
    <w:rsid w:val="5E1A24B7"/>
    <w:rsid w:val="606A87C0"/>
    <w:rsid w:val="6106BA1B"/>
    <w:rsid w:val="61295CE7"/>
    <w:rsid w:val="620D01E6"/>
    <w:rsid w:val="63CD1E0E"/>
    <w:rsid w:val="65373063"/>
    <w:rsid w:val="6763A2EE"/>
    <w:rsid w:val="67EA7326"/>
    <w:rsid w:val="684EB1A7"/>
    <w:rsid w:val="68F35C88"/>
    <w:rsid w:val="6918017A"/>
    <w:rsid w:val="69B06912"/>
    <w:rsid w:val="6A81E67E"/>
    <w:rsid w:val="6A953295"/>
    <w:rsid w:val="6B374934"/>
    <w:rsid w:val="6D99C742"/>
    <w:rsid w:val="709A65D1"/>
    <w:rsid w:val="711E5E6A"/>
    <w:rsid w:val="716B7710"/>
    <w:rsid w:val="7347D6B1"/>
    <w:rsid w:val="73996A51"/>
    <w:rsid w:val="73A1D0B5"/>
    <w:rsid w:val="75BA38FF"/>
    <w:rsid w:val="76BEB135"/>
    <w:rsid w:val="7865962F"/>
    <w:rsid w:val="7B85B507"/>
    <w:rsid w:val="7BABC9FA"/>
    <w:rsid w:val="7BE51B9F"/>
    <w:rsid w:val="7C3B25B0"/>
    <w:rsid w:val="7E70D8A1"/>
    <w:rsid w:val="7E92B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0E49CB"/>
  <w15:chartTrackingRefBased/>
  <w15:docId w15:val="{D25EC9E0-F674-4E06-AFDC-5BB5457A5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iPriority="35"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overflowPunct w:val="0"/>
      <w:autoSpaceDE w:val="0"/>
      <w:autoSpaceDN w:val="0"/>
      <w:adjustRightInd w:val="0"/>
      <w:jc w:val="both"/>
      <w:textAlignment w:val="baseline"/>
    </w:pPr>
    <w:rPr>
      <w:kern w:val="1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ClauseTitle">
    <w:name w:val="Abstract Clause Title"/>
    <w:basedOn w:val="Normal"/>
    <w:next w:val="BodyTextIndent"/>
    <w:pPr>
      <w:keepNext/>
    </w:pPr>
    <w:rPr>
      <w:rFonts w:ascii="Arial" w:hAnsi="Arial"/>
      <w:b/>
      <w:caps/>
    </w:rPr>
  </w:style>
  <w:style w:type="paragraph" w:styleId="BodyTextIndent">
    <w:name w:val="Body Text Indent"/>
    <w:basedOn w:val="Normal"/>
    <w:pPr>
      <w:ind w:firstLine="360"/>
    </w:pPr>
  </w:style>
  <w:style w:type="paragraph" w:customStyle="1" w:styleId="AcknowledgmentsClauseTitle">
    <w:name w:val="Acknowledgments Clause Title"/>
    <w:basedOn w:val="Normal"/>
    <w:next w:val="BodyTextIndent"/>
    <w:pPr>
      <w:keepNext/>
      <w:spacing w:before="240"/>
    </w:pPr>
    <w:rPr>
      <w:rFonts w:ascii="Arial" w:hAnsi="Arial"/>
      <w:b/>
      <w:caps/>
    </w:rPr>
  </w:style>
  <w:style w:type="paragraph" w:customStyle="1" w:styleId="Affiliation">
    <w:name w:val="Affiliation"/>
    <w:basedOn w:val="Normal"/>
    <w:pPr>
      <w:jc w:val="center"/>
    </w:pPr>
    <w:rPr>
      <w:rFonts w:ascii="Arial" w:hAnsi="Arial"/>
    </w:rPr>
  </w:style>
  <w:style w:type="paragraph" w:customStyle="1" w:styleId="Author">
    <w:name w:val="Author"/>
    <w:basedOn w:val="Normal"/>
    <w:next w:val="Affiliation"/>
    <w:pPr>
      <w:keepNext/>
      <w:jc w:val="center"/>
    </w:pPr>
    <w:rPr>
      <w:rFonts w:ascii="Arial" w:hAnsi="Arial"/>
      <w:b/>
    </w:rPr>
  </w:style>
  <w:style w:type="paragraph" w:customStyle="1" w:styleId="DocumentNumber">
    <w:name w:val="Document Number"/>
    <w:basedOn w:val="Normal"/>
    <w:next w:val="BodyTextIndent"/>
    <w:pPr>
      <w:spacing w:before="900"/>
      <w:jc w:val="right"/>
    </w:pPr>
    <w:rPr>
      <w:rFonts w:ascii="Arial" w:hAnsi="Arial"/>
      <w:b/>
      <w:sz w:val="36"/>
    </w:rPr>
  </w:style>
  <w:style w:type="paragraph" w:customStyle="1" w:styleId="EquationNumber">
    <w:name w:val="Equation Number"/>
    <w:basedOn w:val="Normal"/>
    <w:next w:val="BodyTextIndent"/>
    <w:pPr>
      <w:jc w:val="right"/>
    </w:pPr>
  </w:style>
  <w:style w:type="paragraph" w:customStyle="1" w:styleId="FigureCaption">
    <w:name w:val="Figure Caption"/>
    <w:basedOn w:val="Normal"/>
    <w:next w:val="BodyTextIndent"/>
    <w:pPr>
      <w:jc w:val="center"/>
    </w:pPr>
    <w:rPr>
      <w:rFonts w:ascii="Arial" w:hAnsi="Arial"/>
      <w:b/>
    </w:rPr>
  </w:style>
  <w:style w:type="paragraph" w:styleId="Footer">
    <w:name w:val="footer"/>
    <w:basedOn w:val="Normal"/>
    <w:next w:val="Header"/>
    <w:pPr>
      <w:tabs>
        <w:tab w:val="center" w:pos="5760"/>
        <w:tab w:val="right" w:pos="10800"/>
      </w:tabs>
    </w:pPr>
  </w:style>
  <w:style w:type="paragraph" w:styleId="Header">
    <w:name w:val="header"/>
    <w:basedOn w:val="Normal"/>
    <w:next w:val="Footer"/>
  </w:style>
  <w:style w:type="paragraph" w:styleId="FootnoteText">
    <w:name w:val="footnote text"/>
    <w:basedOn w:val="Normal"/>
    <w:semiHidden/>
    <w:pPr>
      <w:ind w:firstLine="360"/>
    </w:pPr>
    <w:rPr>
      <w:sz w:val="16"/>
    </w:rPr>
  </w:style>
  <w:style w:type="paragraph" w:customStyle="1" w:styleId="NomenclatureClauseTitle">
    <w:name w:val="Nomenclature Clause Title"/>
    <w:basedOn w:val="Normal"/>
    <w:next w:val="BodyTextIndent"/>
    <w:pPr>
      <w:keepNext/>
      <w:spacing w:before="240"/>
    </w:pPr>
    <w:rPr>
      <w:rFonts w:ascii="Arial" w:hAnsi="Arial"/>
      <w:b/>
      <w:caps/>
    </w:rPr>
  </w:style>
  <w:style w:type="paragraph" w:customStyle="1" w:styleId="ReferencesClauseTitle">
    <w:name w:val="References Clause Title"/>
    <w:basedOn w:val="Normal"/>
    <w:next w:val="BodyTextIndent"/>
    <w:pPr>
      <w:keepNext/>
      <w:spacing w:before="240"/>
    </w:pPr>
    <w:rPr>
      <w:rFonts w:ascii="Arial" w:hAnsi="Arial"/>
      <w:b/>
      <w:caps/>
    </w:rPr>
  </w:style>
  <w:style w:type="paragraph" w:customStyle="1" w:styleId="TableCaption">
    <w:name w:val="Table Caption"/>
    <w:basedOn w:val="Normal"/>
    <w:next w:val="BodyTextIndent"/>
    <w:pPr>
      <w:jc w:val="center"/>
    </w:pPr>
    <w:rPr>
      <w:rFonts w:ascii="Arial" w:hAnsi="Arial"/>
      <w:b/>
    </w:rPr>
  </w:style>
  <w:style w:type="paragraph" w:customStyle="1" w:styleId="TextHeading1">
    <w:name w:val="Text Heading 1"/>
    <w:basedOn w:val="Normal"/>
    <w:next w:val="BodyTextIndent"/>
    <w:pPr>
      <w:keepNext/>
      <w:spacing w:before="240"/>
    </w:pPr>
    <w:rPr>
      <w:rFonts w:ascii="Arial" w:hAnsi="Arial"/>
      <w:b/>
      <w:caps/>
    </w:rPr>
  </w:style>
  <w:style w:type="paragraph" w:customStyle="1" w:styleId="TextHeading2">
    <w:name w:val="Text Heading 2"/>
    <w:basedOn w:val="Normal"/>
    <w:next w:val="BodyTextIndent"/>
    <w:pPr>
      <w:keepNext/>
      <w:spacing w:before="240"/>
    </w:pPr>
    <w:rPr>
      <w:rFonts w:ascii="Arial" w:hAnsi="Arial"/>
      <w:b/>
      <w:u w:val="single"/>
    </w:rPr>
  </w:style>
  <w:style w:type="paragraph" w:customStyle="1" w:styleId="TextHeading3">
    <w:name w:val="Text Heading 3"/>
    <w:basedOn w:val="Normal"/>
    <w:next w:val="BodyTextIndent"/>
    <w:pPr>
      <w:spacing w:before="240"/>
      <w:ind w:left="360"/>
    </w:pPr>
    <w:rPr>
      <w:rFonts w:ascii="Arial" w:hAnsi="Arial"/>
      <w:b/>
      <w:u w:val="single"/>
    </w:rPr>
  </w:style>
  <w:style w:type="paragraph" w:styleId="Title">
    <w:name w:val="Title"/>
    <w:basedOn w:val="Normal"/>
    <w:qFormat/>
    <w:pPr>
      <w:spacing w:before="760"/>
      <w:jc w:val="center"/>
    </w:pPr>
    <w:rPr>
      <w:rFonts w:ascii="Arial" w:hAnsi="Arial"/>
      <w:b/>
      <w:caps/>
      <w:sz w:val="24"/>
    </w:rPr>
  </w:style>
  <w:style w:type="paragraph" w:styleId="PlainText">
    <w:name w:val="Plain Text"/>
    <w:basedOn w:val="Normal"/>
    <w:pPr>
      <w:suppressAutoHyphens w:val="0"/>
      <w:overflowPunct/>
      <w:autoSpaceDE/>
      <w:autoSpaceDN/>
      <w:adjustRightInd/>
      <w:jc w:val="left"/>
      <w:textAlignment w:val="auto"/>
    </w:pPr>
    <w:rPr>
      <w:rFonts w:ascii="Courier New" w:hAnsi="Courier New" w:cs="Courier New"/>
      <w:kern w:val="0"/>
    </w:rPr>
  </w:style>
  <w:style w:type="character" w:styleId="FootnoteReference">
    <w:name w:val="footnote reference"/>
    <w:basedOn w:val="DefaultParagraphFont"/>
    <w:rsid w:val="0014064C"/>
    <w:rPr>
      <w:vertAlign w:val="superscript"/>
    </w:rPr>
  </w:style>
  <w:style w:type="paragraph" w:styleId="BalloonText">
    <w:name w:val="Balloon Text"/>
    <w:basedOn w:val="Normal"/>
    <w:link w:val="BalloonTextChar"/>
    <w:rsid w:val="00940364"/>
    <w:rPr>
      <w:rFonts w:ascii="Segoe UI" w:hAnsi="Segoe UI" w:cs="Segoe UI"/>
      <w:sz w:val="18"/>
      <w:szCs w:val="18"/>
    </w:rPr>
  </w:style>
  <w:style w:type="character" w:customStyle="1" w:styleId="BalloonTextChar">
    <w:name w:val="Balloon Text Char"/>
    <w:basedOn w:val="DefaultParagraphFont"/>
    <w:link w:val="BalloonText"/>
    <w:rsid w:val="00940364"/>
    <w:rPr>
      <w:rFonts w:ascii="Segoe UI" w:hAnsi="Segoe UI" w:cs="Segoe UI"/>
      <w:kern w:val="14"/>
      <w:sz w:val="18"/>
      <w:szCs w:val="18"/>
    </w:rPr>
  </w:style>
  <w:style w:type="paragraph" w:styleId="BodyText">
    <w:name w:val="Body Text"/>
    <w:basedOn w:val="Normal"/>
    <w:link w:val="BodyTextChar"/>
    <w:rsid w:val="002F74F5"/>
    <w:pPr>
      <w:spacing w:after="120"/>
    </w:pPr>
  </w:style>
  <w:style w:type="character" w:customStyle="1" w:styleId="BodyTextChar">
    <w:name w:val="Body Text Char"/>
    <w:basedOn w:val="DefaultParagraphFont"/>
    <w:link w:val="BodyText"/>
    <w:rsid w:val="002F74F5"/>
    <w:rPr>
      <w:kern w:val="14"/>
    </w:rPr>
  </w:style>
  <w:style w:type="paragraph" w:styleId="NormalWeb">
    <w:name w:val="Normal (Web)"/>
    <w:basedOn w:val="Normal"/>
    <w:uiPriority w:val="99"/>
    <w:unhideWhenUsed/>
    <w:rsid w:val="00AE6FD9"/>
    <w:pPr>
      <w:suppressAutoHyphens w:val="0"/>
      <w:overflowPunct/>
      <w:autoSpaceDE/>
      <w:autoSpaceDN/>
      <w:adjustRightInd/>
      <w:spacing w:before="100" w:beforeAutospacing="1" w:after="100" w:afterAutospacing="1"/>
      <w:jc w:val="left"/>
      <w:textAlignment w:val="auto"/>
    </w:pPr>
    <w:rPr>
      <w:rFonts w:eastAsiaTheme="minorHAnsi"/>
      <w:kern w:val="0"/>
      <w:sz w:val="24"/>
      <w:szCs w:val="24"/>
    </w:rPr>
  </w:style>
  <w:style w:type="paragraph" w:styleId="ListParagraph">
    <w:name w:val="List Paragraph"/>
    <w:basedOn w:val="Normal"/>
    <w:uiPriority w:val="34"/>
    <w:qFormat/>
    <w:rsid w:val="000C530B"/>
    <w:pPr>
      <w:ind w:left="720"/>
      <w:contextualSpacing/>
    </w:pPr>
  </w:style>
  <w:style w:type="character" w:styleId="CommentReference">
    <w:name w:val="annotation reference"/>
    <w:basedOn w:val="DefaultParagraphFont"/>
    <w:uiPriority w:val="99"/>
    <w:unhideWhenUsed/>
    <w:rsid w:val="000C530B"/>
    <w:rPr>
      <w:sz w:val="16"/>
      <w:szCs w:val="16"/>
    </w:rPr>
  </w:style>
  <w:style w:type="paragraph" w:styleId="CommentText">
    <w:name w:val="annotation text"/>
    <w:basedOn w:val="Normal"/>
    <w:link w:val="CommentTextChar"/>
    <w:uiPriority w:val="99"/>
    <w:unhideWhenUsed/>
    <w:rsid w:val="000C530B"/>
    <w:pPr>
      <w:suppressAutoHyphens w:val="0"/>
      <w:overflowPunct/>
      <w:autoSpaceDE/>
      <w:autoSpaceDN/>
      <w:adjustRightInd/>
      <w:spacing w:after="160"/>
      <w:jc w:val="left"/>
      <w:textAlignment w:val="auto"/>
    </w:pPr>
    <w:rPr>
      <w:rFonts w:asciiTheme="minorHAnsi" w:eastAsiaTheme="minorEastAsia" w:hAnsiTheme="minorHAnsi" w:cstheme="minorBidi"/>
      <w:kern w:val="0"/>
      <w:lang w:eastAsia="ja-JP"/>
    </w:rPr>
  </w:style>
  <w:style w:type="character" w:customStyle="1" w:styleId="CommentTextChar">
    <w:name w:val="Comment Text Char"/>
    <w:basedOn w:val="DefaultParagraphFont"/>
    <w:link w:val="CommentText"/>
    <w:uiPriority w:val="99"/>
    <w:rsid w:val="000C530B"/>
    <w:rPr>
      <w:rFonts w:asciiTheme="minorHAnsi" w:eastAsiaTheme="minorEastAsia" w:hAnsiTheme="minorHAnsi" w:cstheme="minorBidi"/>
      <w:lang w:eastAsia="ja-JP"/>
    </w:rPr>
  </w:style>
  <w:style w:type="paragraph" w:styleId="Caption">
    <w:name w:val="caption"/>
    <w:basedOn w:val="Normal"/>
    <w:next w:val="Normal"/>
    <w:uiPriority w:val="35"/>
    <w:unhideWhenUsed/>
    <w:qFormat/>
    <w:rsid w:val="00241FB2"/>
    <w:pPr>
      <w:suppressAutoHyphens w:val="0"/>
      <w:overflowPunct/>
      <w:autoSpaceDE/>
      <w:autoSpaceDN/>
      <w:adjustRightInd/>
      <w:spacing w:after="200"/>
      <w:jc w:val="left"/>
      <w:textAlignment w:val="auto"/>
    </w:pPr>
    <w:rPr>
      <w:rFonts w:asciiTheme="minorHAnsi" w:eastAsiaTheme="minorEastAsia" w:hAnsiTheme="minorHAnsi" w:cstheme="minorBidi"/>
      <w:i/>
      <w:iCs/>
      <w:color w:val="44546A" w:themeColor="text2"/>
      <w:kern w:val="0"/>
      <w:sz w:val="18"/>
      <w:szCs w:val="18"/>
      <w:lang w:eastAsia="ja-JP"/>
    </w:rPr>
  </w:style>
  <w:style w:type="character" w:styleId="Hyperlink">
    <w:name w:val="Hyperlink"/>
    <w:basedOn w:val="DefaultParagraphFont"/>
    <w:uiPriority w:val="99"/>
    <w:unhideWhenUsed/>
    <w:rsid w:val="00935EDC"/>
    <w:rPr>
      <w:color w:val="0563C1" w:themeColor="hyperlink"/>
      <w:u w:val="single"/>
    </w:rPr>
  </w:style>
  <w:style w:type="character" w:styleId="FollowedHyperlink">
    <w:name w:val="FollowedHyperlink"/>
    <w:basedOn w:val="DefaultParagraphFont"/>
    <w:rsid w:val="00A51958"/>
    <w:rPr>
      <w:color w:val="954F72" w:themeColor="followedHyperlink"/>
      <w:u w:val="single"/>
    </w:rPr>
  </w:style>
  <w:style w:type="table" w:styleId="TableGrid">
    <w:name w:val="Table Grid"/>
    <w:basedOn w:val="TableNormal"/>
    <w:rsid w:val="007B1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11378">
      <w:bodyDiv w:val="1"/>
      <w:marLeft w:val="0"/>
      <w:marRight w:val="0"/>
      <w:marTop w:val="0"/>
      <w:marBottom w:val="0"/>
      <w:divBdr>
        <w:top w:val="none" w:sz="0" w:space="0" w:color="auto"/>
        <w:left w:val="none" w:sz="0" w:space="0" w:color="auto"/>
        <w:bottom w:val="none" w:sz="0" w:space="0" w:color="auto"/>
        <w:right w:val="none" w:sz="0" w:space="0" w:color="auto"/>
      </w:divBdr>
      <w:divsChild>
        <w:div w:id="121504174">
          <w:marLeft w:val="0"/>
          <w:marRight w:val="0"/>
          <w:marTop w:val="0"/>
          <w:marBottom w:val="0"/>
          <w:divBdr>
            <w:top w:val="none" w:sz="0" w:space="0" w:color="auto"/>
            <w:left w:val="none" w:sz="0" w:space="0" w:color="auto"/>
            <w:bottom w:val="none" w:sz="0" w:space="0" w:color="auto"/>
            <w:right w:val="none" w:sz="0" w:space="0" w:color="auto"/>
          </w:divBdr>
        </w:div>
      </w:divsChild>
    </w:div>
    <w:div w:id="225605872">
      <w:bodyDiv w:val="1"/>
      <w:marLeft w:val="0"/>
      <w:marRight w:val="0"/>
      <w:marTop w:val="0"/>
      <w:marBottom w:val="0"/>
      <w:divBdr>
        <w:top w:val="none" w:sz="0" w:space="0" w:color="auto"/>
        <w:left w:val="none" w:sz="0" w:space="0" w:color="auto"/>
        <w:bottom w:val="none" w:sz="0" w:space="0" w:color="auto"/>
        <w:right w:val="none" w:sz="0" w:space="0" w:color="auto"/>
      </w:divBdr>
    </w:div>
    <w:div w:id="341780398">
      <w:bodyDiv w:val="1"/>
      <w:marLeft w:val="0"/>
      <w:marRight w:val="0"/>
      <w:marTop w:val="0"/>
      <w:marBottom w:val="0"/>
      <w:divBdr>
        <w:top w:val="none" w:sz="0" w:space="0" w:color="auto"/>
        <w:left w:val="none" w:sz="0" w:space="0" w:color="auto"/>
        <w:bottom w:val="none" w:sz="0" w:space="0" w:color="auto"/>
        <w:right w:val="none" w:sz="0" w:space="0" w:color="auto"/>
      </w:divBdr>
    </w:div>
    <w:div w:id="781536138">
      <w:bodyDiv w:val="1"/>
      <w:marLeft w:val="0"/>
      <w:marRight w:val="0"/>
      <w:marTop w:val="0"/>
      <w:marBottom w:val="0"/>
      <w:divBdr>
        <w:top w:val="none" w:sz="0" w:space="0" w:color="auto"/>
        <w:left w:val="none" w:sz="0" w:space="0" w:color="auto"/>
        <w:bottom w:val="none" w:sz="0" w:space="0" w:color="auto"/>
        <w:right w:val="none" w:sz="0" w:space="0" w:color="auto"/>
      </w:divBdr>
    </w:div>
    <w:div w:id="825897412">
      <w:bodyDiv w:val="1"/>
      <w:marLeft w:val="0"/>
      <w:marRight w:val="0"/>
      <w:marTop w:val="0"/>
      <w:marBottom w:val="0"/>
      <w:divBdr>
        <w:top w:val="none" w:sz="0" w:space="0" w:color="auto"/>
        <w:left w:val="none" w:sz="0" w:space="0" w:color="auto"/>
        <w:bottom w:val="none" w:sz="0" w:space="0" w:color="auto"/>
        <w:right w:val="none" w:sz="0" w:space="0" w:color="auto"/>
      </w:divBdr>
      <w:divsChild>
        <w:div w:id="1889755594">
          <w:marLeft w:val="0"/>
          <w:marRight w:val="0"/>
          <w:marTop w:val="0"/>
          <w:marBottom w:val="0"/>
          <w:divBdr>
            <w:top w:val="none" w:sz="0" w:space="0" w:color="auto"/>
            <w:left w:val="none" w:sz="0" w:space="0" w:color="auto"/>
            <w:bottom w:val="none" w:sz="0" w:space="0" w:color="auto"/>
            <w:right w:val="none" w:sz="0" w:space="0" w:color="auto"/>
          </w:divBdr>
        </w:div>
      </w:divsChild>
    </w:div>
    <w:div w:id="1529292937">
      <w:bodyDiv w:val="1"/>
      <w:marLeft w:val="0"/>
      <w:marRight w:val="0"/>
      <w:marTop w:val="0"/>
      <w:marBottom w:val="0"/>
      <w:divBdr>
        <w:top w:val="none" w:sz="0" w:space="0" w:color="auto"/>
        <w:left w:val="none" w:sz="0" w:space="0" w:color="auto"/>
        <w:bottom w:val="none" w:sz="0" w:space="0" w:color="auto"/>
        <w:right w:val="none" w:sz="0" w:space="0" w:color="auto"/>
      </w:divBdr>
    </w:div>
    <w:div w:id="1981156327">
      <w:bodyDiv w:val="1"/>
      <w:marLeft w:val="0"/>
      <w:marRight w:val="0"/>
      <w:marTop w:val="0"/>
      <w:marBottom w:val="0"/>
      <w:divBdr>
        <w:top w:val="none" w:sz="0" w:space="0" w:color="auto"/>
        <w:left w:val="none" w:sz="0" w:space="0" w:color="auto"/>
        <w:bottom w:val="none" w:sz="0" w:space="0" w:color="auto"/>
        <w:right w:val="none" w:sz="0" w:space="0" w:color="auto"/>
      </w:divBdr>
    </w:div>
    <w:div w:id="2035570888">
      <w:bodyDiv w:val="1"/>
      <w:marLeft w:val="0"/>
      <w:marRight w:val="0"/>
      <w:marTop w:val="0"/>
      <w:marBottom w:val="0"/>
      <w:divBdr>
        <w:top w:val="none" w:sz="0" w:space="0" w:color="auto"/>
        <w:left w:val="none" w:sz="0" w:space="0" w:color="auto"/>
        <w:bottom w:val="none" w:sz="0" w:space="0" w:color="auto"/>
        <w:right w:val="none" w:sz="0" w:space="0" w:color="auto"/>
      </w:divBdr>
      <w:divsChild>
        <w:div w:id="14598334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microsoft.com/office/2016/09/relationships/commentsIds" Target="commentsIds.xml"/><Relationship Id="rId26" Type="http://schemas.openxmlformats.org/officeDocument/2006/relationships/image" Target="media/image11.png"/><Relationship Id="rId39" Type="http://schemas.openxmlformats.org/officeDocument/2006/relationships/image" Target="media/image19.png"/><Relationship Id="rId21" Type="http://schemas.openxmlformats.org/officeDocument/2006/relationships/image" Target="media/image6.png"/><Relationship Id="rId34" Type="http://schemas.openxmlformats.org/officeDocument/2006/relationships/hyperlink" Target="https://pubmed.ncbi.nlm.nih.gov/10475865/"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5.png"/><Relationship Id="rId29" Type="http://schemas.openxmlformats.org/officeDocument/2006/relationships/image" Target="media/image14.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www.hhs.gov/ohrp/regulations-and-policy/belmont-report/index.html"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2019.tae-conference.cz/proceeding/TAE2019-085-Kemal-Ca%C4%9Fatay-Selvi.pdf" TargetMode="Externa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elibrary.asabe.org/abstract.asp?aid=19393&amp;t=2&amp;redir=&amp;redirType="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jpg"/><Relationship Id="rId17" Type="http://schemas.microsoft.com/office/2011/relationships/commentsExtended" Target="commentsExtended.xml"/><Relationship Id="rId25" Type="http://schemas.openxmlformats.org/officeDocument/2006/relationships/image" Target="media/image10.png"/><Relationship Id="rId33" Type="http://schemas.openxmlformats.org/officeDocument/2006/relationships/hyperlink" Target="https://archive.org/details/gardeningequipme0000fwal/page/46/mode/2up?view=theater" TargetMode="External"/><Relationship Id="rId38"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AS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EB3CF6CE24C2459FA59066BA505A7A" ma:contentTypeVersion="17" ma:contentTypeDescription="Create a new document." ma:contentTypeScope="" ma:versionID="edeb271ea13ecf35861603fcab29f96c">
  <xsd:schema xmlns:xsd="http://www.w3.org/2001/XMLSchema" xmlns:xs="http://www.w3.org/2001/XMLSchema" xmlns:p="http://schemas.microsoft.com/office/2006/metadata/properties" xmlns:ns3="f8bf788b-cb3e-4254-b043-d762d5968770" xmlns:ns4="72a2496f-ba2d-47d6-afc4-caa91cca4f2b" targetNamespace="http://schemas.microsoft.com/office/2006/metadata/properties" ma:root="true" ma:fieldsID="eeccdba630e1306abaa3b2c3d9d9c1f5" ns3:_="" ns4:_="">
    <xsd:import namespace="f8bf788b-cb3e-4254-b043-d762d5968770"/>
    <xsd:import namespace="72a2496f-ba2d-47d6-afc4-caa91cca4f2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bf788b-cb3e-4254-b043-d762d59687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a2496f-ba2d-47d6-afc4-caa91cca4f2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8bf788b-cb3e-4254-b043-d762d596877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9C4374-D1BA-4727-89AC-1AE1220298FD}">
  <ds:schemaRefs>
    <ds:schemaRef ds:uri="http://schemas.openxmlformats.org/officeDocument/2006/bibliography"/>
  </ds:schemaRefs>
</ds:datastoreItem>
</file>

<file path=customXml/itemProps2.xml><?xml version="1.0" encoding="utf-8"?>
<ds:datastoreItem xmlns:ds="http://schemas.openxmlformats.org/officeDocument/2006/customXml" ds:itemID="{678EC265-1FC3-4DC5-B7EE-5204E0CA92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bf788b-cb3e-4254-b043-d762d5968770"/>
    <ds:schemaRef ds:uri="72a2496f-ba2d-47d6-afc4-caa91cca4f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9100B0-77FC-4AA7-A8E1-7E861FA0356D}">
  <ds:schemaRefs>
    <ds:schemaRef ds:uri="http://schemas.microsoft.com/office/2006/metadata/properties"/>
    <ds:schemaRef ds:uri="http://schemas.microsoft.com/office/infopath/2007/PartnerControls"/>
    <ds:schemaRef ds:uri="f8bf788b-cb3e-4254-b043-d762d5968770"/>
  </ds:schemaRefs>
</ds:datastoreItem>
</file>

<file path=customXml/itemProps4.xml><?xml version="1.0" encoding="utf-8"?>
<ds:datastoreItem xmlns:ds="http://schemas.openxmlformats.org/officeDocument/2006/customXml" ds:itemID="{AD728FBE-0DC7-4C34-BC1E-36656D874C3C}">
  <ds:schemaRefs>
    <ds:schemaRef ds:uri="http://schemas.microsoft.com/sharepoint/v3/contenttype/forms"/>
  </ds:schemaRefs>
</ds:datastoreItem>
</file>

<file path=docMetadata/LabelInfo.xml><?xml version="1.0" encoding="utf-8"?>
<clbl:labelList xmlns:clbl="http://schemas.microsoft.com/office/2020/mipLabelMetadata">
  <clbl:label id="{5d7a2082-6807-4114-b3e6-7e241d1469a2}" enabled="0" method="" siteId="{5d7a2082-6807-4114-b3e6-7e241d1469a2}" removed="1"/>
</clbl:labelList>
</file>

<file path=docProps/app.xml><?xml version="1.0" encoding="utf-8"?>
<Properties xmlns="http://schemas.openxmlformats.org/officeDocument/2006/extended-properties" xmlns:vt="http://schemas.openxmlformats.org/officeDocument/2006/docPropsVTypes">
  <Template>ASME.dot</Template>
  <TotalTime>2853</TotalTime>
  <Pages>1</Pages>
  <Words>4656</Words>
  <Characters>26541</Characters>
  <Application>Microsoft Office Word</Application>
  <DocSecurity>4</DocSecurity>
  <Lines>221</Lines>
  <Paragraphs>62</Paragraphs>
  <ScaleCrop>false</ScaleCrop>
  <HeadingPairs>
    <vt:vector size="2" baseType="variant">
      <vt:variant>
        <vt:lpstr>Title</vt:lpstr>
      </vt:variant>
      <vt:variant>
        <vt:i4>1</vt:i4>
      </vt:variant>
    </vt:vector>
  </HeadingPairs>
  <TitlesOfParts>
    <vt:vector size="1" baseType="lpstr">
      <vt:lpstr>Proceedings of</vt:lpstr>
    </vt:vector>
  </TitlesOfParts>
  <Company/>
  <LinksUpToDate>false</LinksUpToDate>
  <CharactersWithSpaces>31135</CharactersWithSpaces>
  <SharedDoc>false</SharedDoc>
  <HLinks>
    <vt:vector size="30" baseType="variant">
      <vt:variant>
        <vt:i4>5701636</vt:i4>
      </vt:variant>
      <vt:variant>
        <vt:i4>12</vt:i4>
      </vt:variant>
      <vt:variant>
        <vt:i4>0</vt:i4>
      </vt:variant>
      <vt:variant>
        <vt:i4>5</vt:i4>
      </vt:variant>
      <vt:variant>
        <vt:lpwstr>https://www.hhs.gov/ohrp/regulations-and-policy/belmont-report/index.html</vt:lpwstr>
      </vt:variant>
      <vt:variant>
        <vt:lpwstr/>
      </vt:variant>
      <vt:variant>
        <vt:i4>3342383</vt:i4>
      </vt:variant>
      <vt:variant>
        <vt:i4>9</vt:i4>
      </vt:variant>
      <vt:variant>
        <vt:i4>0</vt:i4>
      </vt:variant>
      <vt:variant>
        <vt:i4>5</vt:i4>
      </vt:variant>
      <vt:variant>
        <vt:lpwstr>https://2019.tae-conference.cz/proceeding/TAE2019-085-Kemal-Ca%C4%9Fatay-Selvi.pdf</vt:lpwstr>
      </vt:variant>
      <vt:variant>
        <vt:lpwstr/>
      </vt:variant>
      <vt:variant>
        <vt:i4>2818090</vt:i4>
      </vt:variant>
      <vt:variant>
        <vt:i4>6</vt:i4>
      </vt:variant>
      <vt:variant>
        <vt:i4>0</vt:i4>
      </vt:variant>
      <vt:variant>
        <vt:i4>5</vt:i4>
      </vt:variant>
      <vt:variant>
        <vt:lpwstr>https://elibrary.asabe.org/abstract.asp?aid=19393&amp;t=2&amp;redir=&amp;redirType=</vt:lpwstr>
      </vt:variant>
      <vt:variant>
        <vt:lpwstr/>
      </vt:variant>
      <vt:variant>
        <vt:i4>1</vt:i4>
      </vt:variant>
      <vt:variant>
        <vt:i4>3</vt:i4>
      </vt:variant>
      <vt:variant>
        <vt:i4>0</vt:i4>
      </vt:variant>
      <vt:variant>
        <vt:i4>5</vt:i4>
      </vt:variant>
      <vt:variant>
        <vt:lpwstr>https://pubmed.ncbi.nlm.nih.gov/10475865/</vt:lpwstr>
      </vt:variant>
      <vt:variant>
        <vt:lpwstr/>
      </vt:variant>
      <vt:variant>
        <vt:i4>3735674</vt:i4>
      </vt:variant>
      <vt:variant>
        <vt:i4>0</vt:i4>
      </vt:variant>
      <vt:variant>
        <vt:i4>0</vt:i4>
      </vt:variant>
      <vt:variant>
        <vt:i4>5</vt:i4>
      </vt:variant>
      <vt:variant>
        <vt:lpwstr>https://archive.org/details/gardeningequipme0000fwal/page/46/mode/2up?view=theater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of</dc:title>
  <dc:subject/>
  <dc:creator>Howard Kaikow</dc:creator>
  <cp:keywords/>
  <dc:description/>
  <cp:lastModifiedBy>Jade Lombardo</cp:lastModifiedBy>
  <cp:revision>440</cp:revision>
  <cp:lastPrinted>2018-05-25T17:15:00Z</cp:lastPrinted>
  <dcterms:created xsi:type="dcterms:W3CDTF">2025-04-22T21:55:00Z</dcterms:created>
  <dcterms:modified xsi:type="dcterms:W3CDTF">2025-05-12T04:24:00Z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0x0101003FEB3CF6CE24C2459FA59066BA505A7A</vt:lpwstr>
  </property>
</Properties>
</file>